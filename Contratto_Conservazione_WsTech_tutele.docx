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A5F"/>
          <w:sz w:val="30"/>
          <w:szCs w:val="30"/>
        </w:rPr>
        <w:t xml:space="preserve">CONTRATTO PER IL SERVIZIO DI CONSERVAZIONE DIGITALE A NORMA DI XFIR E REGISTRI RENTRI</w:t>
      </w:r>
    </w:p>
    <w:p>
      <w:pPr>
        <w:spacing w:after="60"/>
        <w:jc w:val="center"/>
      </w:pPr>
      <w:r>
        <w:rPr>
          <w:i/>
          <w:iCs/>
          <w:color w:val="7F7F7F"/>
          <w:sz w:val="19"/>
          <w:szCs w:val="19"/>
        </w:rPr>
        <w:t xml:space="preserve">ex D.Lgs. 82/2005 (CAD) e Linee Guida AgID</w:t>
      </w:r>
    </w:p>
    <w:p>
      <w:pPr>
        <w:spacing w:after="280"/>
        <w:jc w:val="center"/>
      </w:pPr>
      <w:r>
        <w:rPr>
          <w:color w:val="7F7F7F"/>
          <w:sz w:val="19"/>
          <w:szCs w:val="19"/>
        </w:rPr>
        <w:t xml:space="preserve">Contratto n. ____________   del ____ / ____ / ________</w:t>
      </w:r>
    </w:p>
    <w:p>
      <w:pPr>
        <w:keepNext/>
        <w:pBdr>
          <w:bottom w:val="single" w:color="6599CD" w:sz="6" w:space="2"/>
        </w:pBdr>
        <w:spacing w:after="120" w:before="280"/>
      </w:pPr>
      <w:r>
        <w:rPr>
          <w:b/>
          <w:bCs/>
          <w:color w:val="1F3A5F"/>
          <w:sz w:val="22"/>
          <w:szCs w:val="22"/>
        </w:rPr>
        <w:t xml:space="preserve">Parti e premesse</w:t>
      </w:r>
    </w:p>
    <w:p>
      <w:pPr>
        <w:keepNext/>
        <w:keepLines/>
        <w:spacing w:after="120" w:line="276"/>
        <w:jc w:val="both"/>
      </w:pPr>
      <w:r>
        <w:rPr>
          <w:b/>
          <w:bCs/>
        </w:rPr>
        <w:t xml:space="preserve">Tra</w:t>
      </w:r>
    </w:p>
    <w:p>
      <w:pPr>
        <w:keepNext w:val="false"/>
        <w:keepLines w:val="false"/>
        <w:spacing w:after="120" w:line="276"/>
        <w:jc w:val="both"/>
      </w:pPr>
      <w:r>
        <w:rPr>
          <w:b/>
          <w:bCs/>
        </w:rPr>
        <w:t xml:space="preserve">Web System Technology S.r.l.</w:t>
      </w:r>
      <w:r>
        <w:t xml:space="preserve">, con sede legale in Via Cesare Terranova 74, 03100 Frosinone (FR), P.IVA e C.F. 02664400609, partita IVA comunitaria IT02664400609, PEC wstechsrl@pec.it, in persona del legale rappresentante pro tempore Antonio Tomaro (di seguito "</w:t>
      </w:r>
      <w:r>
        <w:rPr>
          <w:b/>
          <w:bCs/>
        </w:rPr>
        <w:t xml:space="preserve">WST</w:t>
      </w:r>
      <w:r>
        <w:t xml:space="preserve">")</w:t>
      </w:r>
    </w:p>
    <w:p>
      <w:pPr>
        <w:keepNext/>
        <w:keepLines/>
        <w:spacing w:after="120" w:line="276"/>
        <w:jc w:val="both"/>
      </w:pPr>
      <w:r>
        <w:rPr>
          <w:b/>
          <w:bCs/>
        </w:rPr>
        <w:t xml:space="preserve">e</w:t>
      </w:r>
    </w:p>
    <w:p>
      <w:pPr>
        <w:keepNext w:val="false"/>
        <w:keepLines w:val="false"/>
        <w:spacing w:after="120" w:line="276"/>
        <w:jc w:val="both"/>
      </w:pPr>
      <w:r>
        <w:rPr>
          <w:b/>
          <w:bCs/>
        </w:rPr>
        <w:t xml:space="preserve">____________________</w:t>
      </w:r>
      <w:r>
        <w:t xml:space="preserve"> (ragione sociale), con sede legale in ____________________, P.IVA ____________________, C.F. ____________________, PEC ____________________, in persona del legale rappresentante pro tempore ____________________ (di seguito il "</w:t>
      </w:r>
      <w:r>
        <w:rPr>
          <w:b/>
          <w:bCs/>
        </w:rPr>
        <w:t xml:space="preserve">Cliente</w:t>
      </w:r>
      <w:r>
        <w:t xml:space="preserve">")</w:t>
      </w:r>
    </w:p>
    <w:p>
      <w:pPr>
        <w:keepNext w:val="false"/>
        <w:keepLines w:val="false"/>
        <w:spacing w:after="120" w:line="276"/>
        <w:jc w:val="both"/>
      </w:pPr>
      <w:r>
        <w:t xml:space="preserve">(di seguito, insieme, le "</w:t>
      </w:r>
      <w:r>
        <w:rPr>
          <w:b/>
          <w:bCs/>
        </w:rPr>
        <w:t xml:space="preserve">Parti</w:t>
      </w:r>
      <w:r>
        <w:t xml:space="preserve">")</w:t>
      </w:r>
    </w:p>
    <w:p>
      <w:pPr>
        <w:keepNext/>
        <w:keepLines/>
        <w:spacing w:after="120" w:line="276"/>
        <w:jc w:val="both"/>
      </w:pPr>
      <w:r>
        <w:rPr>
          <w:b/>
          <w:bCs/>
        </w:rPr>
        <w:t xml:space="preserve">Premesso che</w:t>
      </w:r>
    </w:p>
    <w:p>
      <w:pPr>
        <w:pStyle w:val="ListParagraph"/>
        <w:numPr>
          <w:ilvl w:val="0"/>
          <w:numId w:val="2"/>
        </w:numPr>
        <w:spacing w:after="80" w:line="276"/>
        <w:jc w:val="both"/>
      </w:pPr>
      <w:r>
        <w:t xml:space="preserve">il Cliente è tenuto a conservare a norma i propri documenti informatici ai sensi del D.Lgs. 82/2005 (Codice dell'Amministrazione Digitale, "CAD") e delle Linee Guida AgID sulla formazione, gestione e conservazione dei documenti informatici;</w:t>
      </w:r>
    </w:p>
    <w:p>
      <w:pPr>
        <w:pStyle w:val="ListParagraph"/>
        <w:numPr>
          <w:ilvl w:val="0"/>
          <w:numId w:val="2"/>
        </w:numPr>
        <w:spacing w:after="80" w:line="276"/>
        <w:jc w:val="both"/>
      </w:pPr>
      <w:r>
        <w:t xml:space="preserve">WST ha stipulato con un conservatore qualificato, iscritto nell'elenco dei prestatori di servizi fiduciari qualificati (di seguito il "</w:t>
      </w:r>
      <w:r>
        <w:rPr>
          <w:b/>
          <w:bCs/>
        </w:rPr>
        <w:t xml:space="preserve">Conservatore</w:t>
      </w:r>
      <w:r>
        <w:t xml:space="preserve">"), un contratto che le consente di versare nel sistema di conservazione del Conservatore i documenti dei propri clienti, operando come Produttore dei Pacchetti di Versamento. Il Conservatore è indicato nell'Allegato D;</w:t>
      </w:r>
    </w:p>
    <w:p>
      <w:pPr>
        <w:pStyle w:val="ListParagraph"/>
        <w:numPr>
          <w:ilvl w:val="0"/>
          <w:numId w:val="2"/>
        </w:numPr>
        <w:spacing w:after="80" w:line="276"/>
        <w:jc w:val="both"/>
      </w:pPr>
      <w:r>
        <w:t xml:space="preserve">il Cliente, in quanto soggetto agli obblighi di tracciabilità dei rifiuti di cui agli artt. 188-bis, 190 e 193 del D.Lgs. 152/2006 e al D.M. 4 aprile 2023 n. 59 (RENTRI), deve conservare i formulari di identificazione dei rifiuti in formato digitale (xFIR) e i registri cronologici di carico e scarico;</w:t>
      </w:r>
    </w:p>
    <w:p>
      <w:pPr>
        <w:pStyle w:val="ListParagraph"/>
        <w:numPr>
          <w:ilvl w:val="0"/>
          <w:numId w:val="2"/>
        </w:numPr>
        <w:spacing w:after="80" w:line="276"/>
        <w:jc w:val="both"/>
      </w:pPr>
      <w:r>
        <w:t xml:space="preserve">il Cliente intende affidare a WST la gestione del versamento di tali documenti nel sistema di conservazione del Conservatore, alle condizioni che seguono.</w:t>
      </w:r>
    </w:p>
    <w:p>
      <w:pPr>
        <w:keepNext w:val="false"/>
        <w:keepLines w:val="false"/>
        <w:spacing w:after="120" w:line="276"/>
        <w:jc w:val="both"/>
      </w:pPr>
      <w:r>
        <w:t xml:space="preserve">Le premesse e gli allegati costituiscono parte integrante del presente contratto (il "</w:t>
      </w:r>
      <w:r>
        <w:rPr>
          <w:b/>
          <w:bCs/>
        </w:rPr>
        <w:t xml:space="preserve">Contratto</w:t>
      </w:r>
      <w:r>
        <w:t xml:space="preserve">").</w:t>
      </w:r>
    </w:p>
    <w:p>
      <w:pPr>
        <w:keepNext w:val="false"/>
        <w:keepLines w:val="false"/>
        <w:spacing w:after="120" w:line="276"/>
        <w:jc w:val="both"/>
      </w:pPr>
      <w:r>
        <w:t xml:space="preserve">Allegati: </w:t>
      </w:r>
      <w:r>
        <w:rPr>
          <w:b/>
          <w:bCs/>
        </w:rPr>
        <w:t xml:space="preserve">A</w:t>
      </w:r>
      <w:r>
        <w:t xml:space="preserve"> Scheda tecnica · </w:t>
      </w:r>
      <w:r>
        <w:rPr>
          <w:b/>
          <w:bCs/>
        </w:rPr>
        <w:t xml:space="preserve">B</w:t>
      </w:r>
      <w:r>
        <w:t xml:space="preserve"> Corrispettivi · </w:t>
      </w:r>
      <w:r>
        <w:rPr>
          <w:b/>
          <w:bCs/>
        </w:rPr>
        <w:t xml:space="preserve">C</w:t>
      </w:r>
      <w:r>
        <w:t xml:space="preserve"> Nomina a Responsabile del trattamento · </w:t>
      </w:r>
      <w:r>
        <w:rPr>
          <w:b/>
          <w:bCs/>
        </w:rPr>
        <w:t xml:space="preserve">D</w:t>
      </w:r>
      <w:r>
        <w:t xml:space="preserve"> Atto di delega del Responsabile della conservazione.</w:t>
      </w:r>
    </w:p>
    <w:p>
      <w:pPr>
        <w:keepNext/>
        <w:pBdr>
          <w:bottom w:val="single" w:color="6599CD" w:sz="6" w:space="2"/>
        </w:pBdr>
        <w:spacing w:after="120" w:before="280"/>
      </w:pPr>
      <w:r>
        <w:rPr>
          <w:b/>
          <w:bCs/>
          <w:color w:val="1F3A5F"/>
          <w:sz w:val="22"/>
          <w:szCs w:val="22"/>
        </w:rPr>
        <w:t xml:space="preserve">Art. 1 – Definizioni</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77"/>
        <w:gridCol w:w="6361"/>
      </w:tblGrid>
      <w:tr>
        <w:trPr>
          <w:cantSplit/>
          <w:tblHeader/>
        </w:trPr>
        <w:tc>
          <w:tcPr>
            <w:tcW w:type="dxa" w:w="3277"/>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Termine</w:t>
            </w:r>
          </w:p>
        </w:tc>
        <w:tc>
          <w:tcPr>
            <w:tcW w:type="dxa" w:w="6361"/>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Significato</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Titolare dei documenti</w:t>
            </w:r>
          </w:p>
        </w:tc>
        <w:tc>
          <w:tcPr>
            <w:tcW w:type="dxa" w:w="6361"/>
            <w:tcMar>
              <w:top w:type="dxa" w:w="20"/>
              <w:left w:type="dxa" w:w="100"/>
              <w:bottom w:type="dxa" w:w="20"/>
              <w:right w:type="dxa" w:w="100"/>
            </w:tcMar>
            <w:vAlign w:val="center"/>
          </w:tcPr>
          <w:p>
            <w:pPr>
              <w:spacing w:after="0" w:before="0"/>
            </w:pPr>
            <w:r>
              <w:rPr>
                <w:sz w:val="19"/>
                <w:szCs w:val="19"/>
              </w:rPr>
              <w:t xml:space="preserve">Il Cliente, soggetto giuridicamente tenuto alla conservazione dei documenti.</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Responsabile della conservazione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La persona fisica indicata dal Cliente nell'Allegato A, che definisce e attua le politiche di conservazione del Cliente.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Produttore dei PdV</w:t>
            </w:r>
          </w:p>
        </w:tc>
        <w:tc>
          <w:tcPr>
            <w:tcW w:type="dxa" w:w="6361"/>
            <w:tcMar>
              <w:top w:type="dxa" w:w="20"/>
              <w:left w:type="dxa" w:w="100"/>
              <w:bottom w:type="dxa" w:w="20"/>
              <w:right w:type="dxa" w:w="100"/>
            </w:tcMar>
            <w:vAlign w:val="center"/>
          </w:tcPr>
          <w:p>
            <w:pPr>
              <w:spacing w:after="0" w:before="0"/>
            </w:pPr>
            <w:r>
              <w:rPr>
                <w:sz w:val="19"/>
                <w:szCs w:val="19"/>
              </w:rPr>
              <w:t xml:space="preserve">WST, che prepara e trasmette i Pacchetti di Versamento al Conservatore per conto del Cliente.</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Conservatore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Il conservatore qualificato indicato nell'Allegato D, che gestisce il Sistema di Conservazione.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PdV / PdA / PdD</w:t>
            </w:r>
          </w:p>
        </w:tc>
        <w:tc>
          <w:tcPr>
            <w:tcW w:type="dxa" w:w="6361"/>
            <w:tcMar>
              <w:top w:type="dxa" w:w="20"/>
              <w:left w:type="dxa" w:w="100"/>
              <w:bottom w:type="dxa" w:w="20"/>
              <w:right w:type="dxa" w:w="100"/>
            </w:tcMar>
            <w:vAlign w:val="center"/>
          </w:tcPr>
          <w:p>
            <w:pPr>
              <w:spacing w:after="0" w:before="0"/>
            </w:pPr>
            <w:r>
              <w:rPr>
                <w:sz w:val="19"/>
                <w:szCs w:val="19"/>
              </w:rPr>
              <w:t xml:space="preserve">Pacchetto di Versamento, Pacchetto di Archiviazione, Pacchetto di Distribuzione, come definiti dalle Linee Guida AgID.</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Ricevuta di conservazione</w:t>
            </w:r>
          </w:p>
        </w:tc>
        <w:tc>
          <w:tcPr>
            <w:tcW w:type="dxa" w:w="6361"/>
            <w:shd w:fill="EAF1F9" w:color="auto" w:val="clear"/>
            <w:tcMar>
              <w:top w:type="dxa" w:w="20"/>
              <w:left w:type="dxa" w:w="100"/>
              <w:bottom w:type="dxa" w:w="20"/>
              <w:right w:type="dxa" w:w="100"/>
            </w:tcMar>
            <w:vAlign w:val="center"/>
          </w:tcPr>
          <w:p>
            <w:pPr>
              <w:spacing w:after="0" w:before="0"/>
            </w:pPr>
            <w:del w:id="9005" w:author="Claude" w:date="2026-10-16T09:00:00Z">
              <w:r>
                <w:rPr>
                  <w:sz w:val="19"/>
                  <w:szCs w:val="19"/>
                </w:rPr>
                <w:delText xml:space="preserve">Documento firmato digitalmente dal Conservatore che attesta la presa in carico, con l'hash di ogni documento.</w:delText>
              </w:r>
            </w:del>
            <w:ins w:id="9006" w:author="Claude" w:date="2026-10-16T09:00:00Z">
              <w:r>
                <w:rPr>
                  <w:sz w:val="19"/>
                  <w:szCs w:val="19"/>
                </w:rPr>
                <w:t xml:space="preserve">Documento firmato dal Conservatore che attesta la presa in carico di un file, con il relativo hash. Non attesta da sola l'avvenuta conservazione.</w:t>
              </w:r>
            </w:ins>
          </w:p>
        </w:tc>
      </w:tr>
      <w:tr>
        <w:trPr>
          <w:cantSplit/>
          <w:tblHeader w:val="false"/>
          <w:ins w:id="9001" w:author="Claude" w:date="2026-10-16T09:00:00Z"/>
        </w:trPr>
        <w:tc>
          <w:tcPr>
            <w:tcW w:type="dxa" w:w="3277"/>
            <w:shd w:fill="EAF1F9" w:color="auto" w:val="clear"/>
            <w:tcMar>
              <w:top w:type="dxa" w:w="20"/>
              <w:left w:type="dxa" w:w="100"/>
              <w:bottom w:type="dxa" w:w="20"/>
              <w:right w:type="dxa" w:w="100"/>
            </w:tcMar>
            <w:vAlign w:val="center"/>
          </w:tcPr>
          <w:p>
            <w:pPr>
              <w:spacing w:after="0" w:before="0"/>
              <w:rPr>
                <w:ins w:id="9004" w:author="Claude" w:date="2026-10-16T09:00:00Z"/>
              </w:rPr>
            </w:pPr>
            <w:ins w:id="9002" w:author="Claude" w:date="2026-10-16T09:00:00Z">
              <w:r>
                <w:rPr>
                  <w:sz w:val="19"/>
                  <w:szCs w:val="19"/>
                </w:rPr>
                <w:t xml:space="preserve">Esito di conservazione</w:t>
              </w:r>
            </w:ins>
          </w:p>
        </w:tc>
        <w:tc>
          <w:tcPr>
            <w:tcW w:type="dxa" w:w="6361"/>
            <w:shd w:fill="EAF1F9" w:color="auto" w:val="clear"/>
            <w:tcMar>
              <w:top w:type="dxa" w:w="20"/>
              <w:left w:type="dxa" w:w="100"/>
              <w:bottom w:type="dxa" w:w="20"/>
              <w:right w:type="dxa" w:w="100"/>
            </w:tcMar>
            <w:vAlign w:val="center"/>
          </w:tcPr>
          <w:p>
            <w:pPr>
              <w:spacing w:after="0" w:before="0"/>
              <w:rPr>
                <w:ins w:id="9004" w:author="Claude" w:date="2026-10-16T09:00:00Z"/>
              </w:rPr>
            </w:pPr>
            <w:ins w:id="9003" w:author="Claude" w:date="2026-10-16T09:00:00Z">
              <w:r>
                <w:rPr>
                  <w:sz w:val="19"/>
                  <w:szCs w:val="19"/>
                </w:rPr>
                <w:t xml:space="preserve">Comunicazione con cui il Conservatore, al termine dei propri controlli, indica che un documento è stato conservato (esito positivo) oppure scartato o non lavorato (esito negativo). Può arrivare anche alcuni giorni dopo il versamento.</w:t>
              </w:r>
            </w:ins>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Hash</w:t>
            </w:r>
          </w:p>
        </w:tc>
        <w:tc>
          <w:tcPr>
            <w:tcW w:type="dxa" w:w="6361"/>
            <w:tcMar>
              <w:top w:type="dxa" w:w="20"/>
              <w:left w:type="dxa" w:w="100"/>
              <w:bottom w:type="dxa" w:w="20"/>
              <w:right w:type="dxa" w:w="100"/>
            </w:tcMar>
            <w:vAlign w:val="center"/>
          </w:tcPr>
          <w:p>
            <w:pPr>
              <w:spacing w:after="0" w:before="0"/>
            </w:pPr>
            <w:r>
              <w:rPr>
                <w:sz w:val="19"/>
                <w:szCs w:val="19"/>
              </w:rPr>
              <w:t xml:space="preserve">Codice alfanumerico che identifica in modo univoco il contenuto di un documento.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RENTRI</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Registro Elettronico Nazionale per la Tracciabilità dei Rifiuti, di cui all'art. 188-bis del D.Lgs. 152/2006 e al D.M. 59/2023.</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xFIR</w:t>
            </w:r>
          </w:p>
        </w:tc>
        <w:tc>
          <w:tcPr>
            <w:tcW w:type="dxa" w:w="6361"/>
            <w:tcMar>
              <w:top w:type="dxa" w:w="20"/>
              <w:left w:type="dxa" w:w="100"/>
              <w:bottom w:type="dxa" w:w="20"/>
              <w:right w:type="dxa" w:w="100"/>
            </w:tcMar>
            <w:vAlign w:val="center"/>
          </w:tcPr>
          <w:p>
            <w:pPr>
              <w:spacing w:after="0" w:before="0"/>
            </w:pPr>
            <w:r>
              <w:rPr>
                <w:sz w:val="19"/>
                <w:szCs w:val="19"/>
              </w:rPr>
              <w:t xml:space="preserve">Formulario di identificazione dei rifiuti in formato digitale, secondo i modelli e le specifiche RENTRI.</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Registro di carico e scarico</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Registro cronologico di carico e scarico dei rifiuti di cui all'art. 190 del D.Lgs. 152/2006, tenuto in formato digitale secondo le specifiche RENTRI.</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Software</w:t>
            </w:r>
          </w:p>
        </w:tc>
        <w:tc>
          <w:tcPr>
            <w:tcW w:type="dxa" w:w="6361"/>
            <w:tcMar>
              <w:top w:type="dxa" w:w="20"/>
              <w:left w:type="dxa" w:w="100"/>
              <w:bottom w:type="dxa" w:w="20"/>
              <w:right w:type="dxa" w:w="100"/>
            </w:tcMar>
            <w:vAlign w:val="center"/>
          </w:tcPr>
          <w:p>
            <w:pPr>
              <w:spacing w:after="0" w:before="0"/>
            </w:pPr>
            <w:r>
              <w:rPr>
                <w:sz w:val="19"/>
                <w:szCs w:val="19"/>
              </w:rPr>
              <w:t xml:space="preserve">Il software gestionale rifiuti di WST, per la compilazione e la gestione di xFIR e registri.</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Trasportatore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Cliente che svolge attività di trasporto rifiuti ed è già licenziatario del Software in forza di un separato contratto con WST.</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Produttore</w:t>
            </w:r>
          </w:p>
        </w:tc>
        <w:tc>
          <w:tcPr>
            <w:tcW w:type="dxa" w:w="6361"/>
            <w:tcMar>
              <w:top w:type="dxa" w:w="20"/>
              <w:left w:type="dxa" w:w="100"/>
              <w:bottom w:type="dxa" w:w="20"/>
              <w:right w:type="dxa" w:w="100"/>
            </w:tcMar>
            <w:vAlign w:val="center"/>
          </w:tcPr>
          <w:p>
            <w:pPr>
              <w:spacing w:after="0" w:before="0"/>
            </w:pPr>
            <w:r>
              <w:rPr>
                <w:sz w:val="19"/>
                <w:szCs w:val="19"/>
              </w:rPr>
              <w:t xml:space="preserve">Cliente produttore di rifiuti che riceve il Software in licenza d'uso con il presente Contratto.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MB / GB</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Megabyte (1.000.000 byte) e Gigabyte (1.000 MB) di documenti e metadati conservati, come rilevati dal Sistema di Conservazione.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Pacchetto</w:t>
            </w:r>
          </w:p>
        </w:tc>
        <w:tc>
          <w:tcPr>
            <w:tcW w:type="dxa" w:w="6361"/>
            <w:tcMar>
              <w:top w:type="dxa" w:w="20"/>
              <w:left w:type="dxa" w:w="100"/>
              <w:bottom w:type="dxa" w:w="20"/>
              <w:right w:type="dxa" w:w="100"/>
            </w:tcMar>
            <w:vAlign w:val="center"/>
          </w:tcPr>
          <w:p>
            <w:pPr>
              <w:spacing w:after="0" w:before="0"/>
            </w:pPr>
            <w:r>
              <w:rPr>
                <w:sz w:val="19"/>
                <w:szCs w:val="19"/>
              </w:rPr>
              <w:t xml:space="preserve">Il canone annuale del Pacchetto Trasportatori o del Pacchetto Produttori (quest'ultimo comprensivo della licenza del Software), che comprende 100 MB di spazio di conservazione, il versamento a cura di WST, le ricevute, l'assistenza e fino a 3 esibizioni per anno.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Esibizione</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L'invio al Cliente, su sua richiesta, di copia dei documenti conservati con le relative ricevute, ad esempio per un controllo degli enti competenti o per una verifica interna.</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Anagrafica</w:t>
            </w:r>
          </w:p>
        </w:tc>
        <w:tc>
          <w:tcPr>
            <w:tcW w:type="dxa" w:w="6361"/>
            <w:tcMar>
              <w:top w:type="dxa" w:w="20"/>
              <w:left w:type="dxa" w:w="100"/>
              <w:bottom w:type="dxa" w:w="20"/>
              <w:right w:type="dxa" w:w="100"/>
            </w:tcMar>
            <w:vAlign w:val="center"/>
          </w:tcPr>
          <w:p>
            <w:pPr>
              <w:spacing w:after="0" w:before="0"/>
            </w:pPr>
            <w:r>
              <w:rPr>
                <w:sz w:val="19"/>
                <w:szCs w:val="19"/>
              </w:rPr>
              <w:t xml:space="preserve">Ogni soggetto Titolare dei documenti (ragione sociale o partita IVA) censito nel Sistema di Conservazione.</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Periodo di versamento</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Il periodo in cui il Cliente può versare nuovi documenti. Coincide con la durata del Contratto.</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Periodo di conservazione</w:t>
            </w:r>
          </w:p>
        </w:tc>
        <w:tc>
          <w:tcPr>
            <w:tcW w:type="dxa" w:w="6361"/>
            <w:tcMar>
              <w:top w:type="dxa" w:w="20"/>
              <w:left w:type="dxa" w:w="100"/>
              <w:bottom w:type="dxa" w:w="20"/>
              <w:right w:type="dxa" w:w="100"/>
            </w:tcMar>
            <w:vAlign w:val="center"/>
          </w:tcPr>
          <w:p>
            <w:pPr>
              <w:spacing w:after="0" w:before="0"/>
            </w:pPr>
            <w:del w:id="9007" w:author="Claude" w:date="2026-10-16T09:00:00Z">
              <w:r>
                <w:rPr>
                  <w:sz w:val="19"/>
                  <w:szCs w:val="19"/>
                </w:rPr>
                <w:delText xml:space="preserve">Il periodo in cui i documenti restano conservati: 3 anni, salvo diversa indicazione nell'Allegato A. Può durare oltre il Contratto.</w:delText>
              </w:r>
            </w:del>
            <w:ins w:id="9008" w:author="Claude" w:date="2026-10-16T09:00:00Z">
              <w:r>
                <w:rPr>
                  <w:sz w:val="19"/>
                  <w:szCs w:val="19"/>
                </w:rPr>
                <w:t xml:space="preserve">Il periodo in cui i documenti restano conservati: 3 anni, salvo diversa indicazione nell'Allegato A. Dopo la cessazione del Contratto prosegue solo nei casi previsti dall'art. 11.</w:t>
              </w:r>
            </w:ins>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Anno solare di versamento</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Il periodo dal 1° gennaio al 31 dicembre in cui un documento è versato. Il Periodo di conservazione si calcola a partire dal 31 dicembre di quell'anno.</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Manuale</w:t>
            </w:r>
          </w:p>
        </w:tc>
        <w:tc>
          <w:tcPr>
            <w:tcW w:type="dxa" w:w="6361"/>
            <w:tcMar>
              <w:top w:type="dxa" w:w="20"/>
              <w:left w:type="dxa" w:w="100"/>
              <w:bottom w:type="dxa" w:w="20"/>
              <w:right w:type="dxa" w:w="100"/>
            </w:tcMar>
            <w:vAlign w:val="center"/>
          </w:tcPr>
          <w:p>
            <w:pPr>
              <w:spacing w:after="0" w:before="0"/>
            </w:pPr>
            <w:r>
              <w:rPr>
                <w:sz w:val="19"/>
                <w:szCs w:val="19"/>
              </w:rPr>
              <w:t xml:space="preserve">Il Manuale del Sistema di Conservazione del Conservatore, pubblicato sul sito del Conservatore e disponibile su richiesta presso WST.</w:t>
            </w:r>
          </w:p>
        </w:tc>
      </w:tr>
    </w:tbl>
    <w:p>
      <w:pPr>
        <w:spacing w:after="120"/>
      </w:pPr>
    </w:p>
    <w:p>
      <w:pPr>
        <w:keepNext/>
        <w:pBdr>
          <w:bottom w:val="single" w:color="6599CD" w:sz="6" w:space="2"/>
        </w:pBdr>
        <w:spacing w:after="120" w:before="280"/>
      </w:pPr>
      <w:r>
        <w:rPr>
          <w:b/>
          <w:bCs/>
          <w:color w:val="1F3A5F"/>
          <w:sz w:val="22"/>
          <w:szCs w:val="22"/>
        </w:rPr>
        <w:t xml:space="preserve">Art. 2 – Oggetto e ruoli</w:t>
      </w:r>
    </w:p>
    <w:p>
      <w:pPr>
        <w:spacing w:after="120" w:line="276"/>
        <w:jc w:val="both"/>
      </w:pPr>
      <w:r>
        <w:rPr>
          <w:b/>
          <w:bCs/>
          <w:color w:val="1F3A5F"/>
        </w:rPr>
        <w:t xml:space="preserve">2.1  </w:t>
      </w:r>
      <w:r>
        <w:t xml:space="preserve">WST fornisce al Cliente il servizio di conservazione digitale a norma dei formulari xFIR e dei registri cronologici di carico e scarico RENTRI del Cliente, come dettagliati nell'Allegato A (il "</w:t>
      </w:r>
      <w:r>
        <w:rPr>
          <w:b/>
          <w:bCs/>
        </w:rPr>
        <w:t xml:space="preserve">Servizio</w:t>
      </w:r>
      <w:r>
        <w:t xml:space="preserve">"), per un Periodo di conservazione di 3 anni. Il Servizio comprende:</w:t>
      </w:r>
    </w:p>
    <w:p>
      <w:pPr>
        <w:pStyle w:val="ListParagraph"/>
        <w:numPr>
          <w:ilvl w:val="0"/>
          <w:numId w:val="3"/>
        </w:numPr>
        <w:spacing w:after="80" w:line="276"/>
        <w:jc w:val="both"/>
      </w:pPr>
      <w:r>
        <w:t xml:space="preserve">l'attivazione dell'anagrafica del Cliente nel Sistema di Conservazione;</w:t>
      </w:r>
    </w:p>
    <w:p>
      <w:pPr>
        <w:pStyle w:val="ListParagraph"/>
        <w:numPr>
          <w:ilvl w:val="0"/>
          <w:numId w:val="3"/>
        </w:numPr>
        <w:spacing w:after="80" w:line="276"/>
        <w:jc w:val="both"/>
      </w:pPr>
      <w:r>
        <w:t xml:space="preserve">la ricezione dei documenti dal Cliente, la preparazione e il versamento dei PdV a cura esclusiva di WST;</w:t>
      </w:r>
    </w:p>
    <w:p>
      <w:pPr>
        <w:pStyle w:val="ListParagraph"/>
        <w:numPr>
          <w:ilvl w:val="0"/>
          <w:numId w:val="3"/>
        </w:numPr>
        <w:spacing w:after="80" w:line="276"/>
        <w:jc w:val="both"/>
      </w:pPr>
      <w:r>
        <w:t xml:space="preserve">l'esibizione dei documenti conservati su richiesta del Cliente, secondo l'art. 8.6;</w:t>
      </w:r>
    </w:p>
    <w:p>
      <w:pPr>
        <w:pStyle w:val="ListParagraph"/>
        <w:numPr>
          <w:ilvl w:val="0"/>
          <w:numId w:val="3"/>
        </w:numPr>
        <w:spacing w:after="80" w:line="276"/>
        <w:jc w:val="both"/>
      </w:pPr>
      <w:r>
        <w:t xml:space="preserve">l'assistenza di primo livello descritta all'art. 8;</w:t>
      </w:r>
    </w:p>
    <w:p>
      <w:pPr>
        <w:pStyle w:val="ListParagraph"/>
        <w:numPr>
          <w:ilvl w:val="0"/>
          <w:numId w:val="3"/>
        </w:numPr>
        <w:spacing w:after="80" w:line="276"/>
        <w:jc w:val="both"/>
      </w:pPr>
      <w:r>
        <w:t xml:space="preserve">solo per i Produttori, la licenza d'uso del Software secondo l'art. 15.</w:t>
      </w:r>
    </w:p>
    <w:p>
      <w:pPr>
        <w:spacing w:after="120" w:line="276"/>
        <w:jc w:val="both"/>
      </w:pPr>
      <w:r>
        <w:rPr>
          <w:b/>
          <w:bCs/>
          <w:color w:val="1F3A5F"/>
        </w:rPr>
        <w:t xml:space="preserve">2.2  </w:t>
      </w:r>
      <w:r>
        <w:t xml:space="preserve">Il Cliente non dispone di utenze né di accesso diretto al Sistema di Conservazione: tutte le operazioni sono svolte da WST. Il processo di conservazione è eseguito dal Conservatore, secondo il Manuale. WST non gestisce il Sistema di Conservazione e non conserva copie dei documenti oltre quanto necessario al versamento.</w:t>
      </w:r>
    </w:p>
    <w:p>
      <w:pPr>
        <w:spacing w:after="120" w:line="276"/>
        <w:jc w:val="both"/>
      </w:pPr>
      <w:r>
        <w:rPr>
          <w:b/>
          <w:bCs/>
          <w:color w:val="1F3A5F"/>
        </w:rPr>
        <w:t xml:space="preserve">2.3  </w:t>
      </w:r>
      <w:r>
        <w:t xml:space="preserve">Con la firma del Contratto, il Cliente, anche tramite il proprio Responsabile della conservazione:</w:t>
      </w:r>
    </w:p>
    <w:p>
      <w:pPr>
        <w:pStyle w:val="ListParagraph"/>
        <w:numPr>
          <w:ilvl w:val="0"/>
          <w:numId w:val="4"/>
        </w:numPr>
        <w:spacing w:after="80" w:line="276"/>
        <w:jc w:val="both"/>
      </w:pPr>
      <w:r>
        <w:rPr>
          <w:b/>
          <w:bCs/>
        </w:rPr>
        <w:t xml:space="preserve">incarica WST</w:t>
      </w:r>
      <w:r>
        <w:t xml:space="preserve"> di operare come Produttore dei PdV per i propri documenti, per tutta la durata del Contratto;</w:t>
      </w:r>
    </w:p>
    <w:p>
      <w:pPr>
        <w:pStyle w:val="ListParagraph"/>
        <w:numPr>
          <w:ilvl w:val="0"/>
          <w:numId w:val="4"/>
        </w:numPr>
        <w:spacing w:after="80" w:line="276"/>
        <w:jc w:val="both"/>
      </w:pPr>
      <w:r>
        <w:rPr>
          <w:b/>
          <w:bCs/>
        </w:rPr>
        <w:t xml:space="preserve">autorizza WST a conferire al Conservatore</w:t>
      </w:r>
      <w:r>
        <w:t xml:space="preserve">, e per esso al Responsabile del servizio di conservazione pro tempore, l'incarico di svolgere il processo di conservazione come descritto nel Manuale;</w:t>
      </w:r>
    </w:p>
    <w:p>
      <w:pPr>
        <w:pStyle w:val="ListParagraph"/>
        <w:numPr>
          <w:ilvl w:val="0"/>
          <w:numId w:val="4"/>
        </w:numPr>
        <w:spacing w:after="80" w:line="276"/>
        <w:jc w:val="both"/>
      </w:pPr>
      <w:r>
        <w:t xml:space="preserve">dichiara di aver preso visione del Manuale.</w:t>
      </w:r>
    </w:p>
    <w:p>
      <w:pPr>
        <w:spacing w:after="120" w:line="276"/>
        <w:jc w:val="both"/>
      </w:pPr>
      <w:r>
        <w:rPr>
          <w:b/>
          <w:bCs/>
          <w:color w:val="1F3A5F"/>
        </w:rPr>
        <w:t xml:space="preserve">2.4  </w:t>
      </w:r>
      <w:r>
        <w:t xml:space="preserve">Il Servizio non comprende alcuna verifica sul contenuto dei documenti versati, né sulla loro validità fiscale o legale. Il Servizio non comprende consulenza normativa o fiscale.</w:t>
      </w:r>
    </w:p>
    <w:p>
      <w:pPr>
        <w:spacing w:after="120" w:line="276"/>
        <w:jc w:val="both"/>
        <w:rPr>
          <w:ins w:id="9009" w:author="Claude" w:date="2026-10-16T09:00:00Z"/>
        </w:rPr>
      </w:pPr>
      <w:ins w:id="9010" w:author="Claude" w:date="2026-10-16T09:00:00Z">
        <w:r>
          <w:rPr>
            <w:b/>
            <w:bCs/>
            <w:color w:val="1F3A5F"/>
          </w:rPr>
          <w:t xml:space="preserve">2.5  </w:t>
        </w:r>
      </w:ins>
      <w:ins w:id="9011" w:author="Claude" w:date="2026-10-16T09:00:00Z">
        <w:r>
          <w:t xml:space="preserve">Il Servizio riguarda solo i documenti versati da WST dopo l'attivazione. WST non risponde dei documenti conservati in precedenza dal Cliente, in proprio o tramite altri fornitori, anche se presso lo stesso Conservatore. Il loro eventuale trasferimento sotto il Contratto è un servizio su richiesta, da preventivare, subordinato all'accordo del precedente fornitore e alla delega del Cliente.</w:t>
        </w:r>
      </w:ins>
    </w:p>
    <w:p>
      <w:pPr>
        <w:keepNext/>
        <w:pBdr>
          <w:bottom w:val="single" w:color="6599CD" w:sz="6" w:space="2"/>
        </w:pBdr>
        <w:spacing w:after="120" w:before="280"/>
      </w:pPr>
      <w:r>
        <w:rPr>
          <w:b/>
          <w:bCs/>
          <w:color w:val="1F3A5F"/>
          <w:sz w:val="22"/>
          <w:szCs w:val="22"/>
        </w:rPr>
        <w:t xml:space="preserve">Art. 3 – Obblighi del Cliente</w:t>
      </w:r>
    </w:p>
    <w:p>
      <w:pPr>
        <w:keepNext w:val="false"/>
        <w:keepLines w:val="false"/>
        <w:spacing w:after="120" w:line="276"/>
        <w:jc w:val="both"/>
      </w:pPr>
      <w:r>
        <w:t xml:space="preserve">Il Cliente si impegna a:</w:t>
      </w:r>
    </w:p>
    <w:p>
      <w:pPr>
        <w:pStyle w:val="ListParagraph"/>
        <w:numPr>
          <w:ilvl w:val="0"/>
          <w:numId w:val="5"/>
        </w:numPr>
        <w:spacing w:after="80" w:line="276"/>
        <w:jc w:val="both"/>
      </w:pPr>
      <w:r>
        <w:t xml:space="preserve">compilare l'Allegato A in modo completo e veritiero, e comunicare per iscritto ogni variazione;</w:t>
      </w:r>
    </w:p>
    <w:p>
      <w:pPr>
        <w:pStyle w:val="ListParagraph"/>
        <w:numPr>
          <w:ilvl w:val="0"/>
          <w:numId w:val="5"/>
        </w:numPr>
        <w:spacing w:after="80" w:line="276"/>
        <w:jc w:val="both"/>
      </w:pPr>
      <w:r>
        <w:t xml:space="preserve">nominare il proprio Responsabile della conservazione e mantenere valida la delega a WST per tutta la durata del Contratto;</w:t>
      </w:r>
    </w:p>
    <w:p>
      <w:pPr>
        <w:pStyle w:val="ListParagraph"/>
        <w:numPr>
          <w:ilvl w:val="0"/>
          <w:numId w:val="5"/>
        </w:numPr>
        <w:spacing w:after="80" w:line="276"/>
        <w:jc w:val="both"/>
      </w:pPr>
      <w:r>
        <w:t xml:space="preserve">verificare che il Periodo di conservazione di 3 anni sia sufficiente per la propria attività e chiedere per iscritto un periodo più lungo quando la legge lo impone (ad esempio per gli impianti di discarica o in caso di contenzioso). La verifica resta di sua esclusiva responsabilità;</w:t>
      </w:r>
    </w:p>
    <w:p>
      <w:pPr>
        <w:pStyle w:val="ListParagraph"/>
        <w:numPr>
          <w:ilvl w:val="0"/>
          <w:numId w:val="5"/>
        </w:numPr>
        <w:spacing w:after="80" w:line="276"/>
        <w:jc w:val="both"/>
      </w:pPr>
      <w:r>
        <w:t xml:space="preserve">fornire documenti nei formati ammessi dall'Allegato 2 delle Linee Guida AgID e i relativi metadati richiesti dall'Allegato 5;</w:t>
      </w:r>
    </w:p>
    <w:p>
      <w:pPr>
        <w:pStyle w:val="ListParagraph"/>
        <w:numPr>
          <w:ilvl w:val="0"/>
          <w:numId w:val="5"/>
        </w:numPr>
        <w:spacing w:after="80" w:line="276"/>
        <w:jc w:val="both"/>
      </w:pPr>
      <w:r>
        <w:t xml:space="preserve">controllare le ricevute di conservazione e segnalare a WST eventuali anomalie entro 15 giorni dalla loro disponibilità;</w:t>
      </w:r>
    </w:p>
    <w:p>
      <w:pPr>
        <w:pStyle w:val="ListParagraph"/>
        <w:numPr>
          <w:ilvl w:val="0"/>
          <w:numId w:val="5"/>
        </w:numPr>
        <w:spacing w:after="80" w:line="276"/>
        <w:jc w:val="both"/>
      </w:pPr>
      <w:r>
        <w:t xml:space="preserve">consegnare i documenti a WST solo tramite i canali concordati nell'Allegato A e non modificarli dopo la consegna;</w:t>
      </w:r>
    </w:p>
    <w:p>
      <w:pPr>
        <w:pStyle w:val="ListParagraph"/>
        <w:numPr>
          <w:ilvl w:val="0"/>
          <w:numId w:val="5"/>
        </w:numPr>
        <w:spacing w:after="80" w:line="276"/>
        <w:jc w:val="both"/>
      </w:pPr>
      <w:r>
        <w:t xml:space="preserve">versare solo documenti di cui ha la disponibilità e il cui contenuto è lecito, tenendo indenne WST da pretese di terzi al riguardo;</w:t>
      </w:r>
    </w:p>
    <w:p>
      <w:pPr>
        <w:pStyle w:val="ListParagraph"/>
        <w:numPr>
          <w:ilvl w:val="0"/>
          <w:numId w:val="5"/>
        </w:numPr>
        <w:spacing w:after="80" w:line="276"/>
        <w:jc w:val="both"/>
      </w:pPr>
      <w:r>
        <w:t xml:space="preserve">pagare i corrispettivi nei termini dell'art. 6.</w:t>
      </w:r>
    </w:p>
    <w:p>
      <w:pPr>
        <w:keepNext w:val="false"/>
        <w:keepLines w:val="false"/>
        <w:spacing w:after="120" w:line="276"/>
        <w:jc w:val="both"/>
      </w:pPr>
      <w:r>
        <w:t xml:space="preserve">Il Cliente si impegna inoltre a:</w:t>
      </w:r>
    </w:p>
    <w:p>
      <w:pPr>
        <w:pStyle w:val="ListParagraph"/>
        <w:numPr>
          <w:ilvl w:val="0"/>
          <w:numId w:val="3"/>
        </w:numPr>
        <w:spacing w:after="80" w:line="276"/>
        <w:jc w:val="both"/>
      </w:pPr>
      <w:r>
        <w:t xml:space="preserve">conservare gli originali dei documenti consegnati a WST almeno fino all'emissione della relativa ricevuta di conservazione;</w:t>
      </w:r>
    </w:p>
    <w:p>
      <w:pPr>
        <w:pStyle w:val="ListParagraph"/>
        <w:numPr>
          <w:ilvl w:val="0"/>
          <w:numId w:val="3"/>
        </w:numPr>
        <w:spacing w:after="80" w:line="276"/>
        <w:jc w:val="both"/>
      </w:pPr>
      <w:r>
        <w:t xml:space="preserve">comunicare per iscritto, entro 5 giorni lavorativi, la sostituzione del Responsabile della conservazione o del legale rappresentante, sottoscrivendo un nuovo Allegato D;</w:t>
      </w:r>
    </w:p>
    <w:p>
      <w:pPr>
        <w:pStyle w:val="ListParagraph"/>
        <w:numPr>
          <w:ilvl w:val="0"/>
          <w:numId w:val="3"/>
        </w:numPr>
        <w:spacing w:after="80" w:line="276"/>
        <w:jc w:val="both"/>
      </w:pPr>
      <w:r>
        <w:t xml:space="preserve">non tentare in alcun modo di accedere al Sistema di Conservazione o ai sistemi di WST.</w:t>
      </w:r>
    </w:p>
    <w:p>
      <w:pPr>
        <w:pStyle w:val="ListParagraph"/>
        <w:numPr>
          <w:ilvl w:val="0"/>
          <w:numId w:val="3"/>
        </w:numPr>
        <w:spacing w:after="80" w:line="276"/>
        <w:jc w:val="both"/>
        <w:rPr>
          <w:ins w:id="9012" w:author="Claude" w:date="2026-10-16T09:00:00Z"/>
        </w:rPr>
      </w:pPr>
      <w:ins w:id="9013" w:author="Claude" w:date="2026-10-16T09:00:00Z">
        <w:r>
          <w:t xml:space="preserve">fornire e mantenere aggiornati i propri dati anagrafici (ragione sociale, partita IVA, codice fiscale) e quelli dei soggetti indicati nei documenti. WST li trasmette al Conservatore così come ricevuti: gli scarti o le attribuzioni errate dovuti a dati inesatti sono a carico del Cliente;</w:t>
        </w:r>
      </w:ins>
    </w:p>
    <w:p>
      <w:pPr>
        <w:pStyle w:val="ListParagraph"/>
        <w:numPr>
          <w:ilvl w:val="0"/>
          <w:numId w:val="3"/>
        </w:numPr>
        <w:spacing w:after="80" w:line="276"/>
        <w:jc w:val="both"/>
        <w:rPr>
          <w:ins w:id="9014" w:author="Claude" w:date="2026-10-16T09:00:00Z"/>
        </w:rPr>
      </w:pPr>
      <w:ins w:id="9015" w:author="Claude" w:date="2026-10-16T09:00:00Z">
        <w:r>
          <w:t xml:space="preserve">consegnare file di dimensione non superiore a 500 MB ciascuno e con nome univoco, secondo le specifiche del Conservatore comunicate da WST.</w:t>
        </w:r>
      </w:ins>
    </w:p>
    <w:p>
      <w:pPr>
        <w:keepNext/>
        <w:pBdr>
          <w:bottom w:val="single" w:color="6599CD" w:sz="6" w:space="2"/>
        </w:pBdr>
        <w:spacing w:after="120" w:before="280"/>
      </w:pPr>
      <w:r>
        <w:rPr>
          <w:b/>
          <w:bCs/>
          <w:color w:val="1F3A5F"/>
          <w:sz w:val="22"/>
          <w:szCs w:val="22"/>
        </w:rPr>
        <w:t xml:space="preserve">Art. 4 – Obblighi di WST</w:t>
      </w:r>
    </w:p>
    <w:p>
      <w:pPr>
        <w:spacing w:after="120" w:line="276"/>
        <w:jc w:val="both"/>
      </w:pPr>
      <w:r>
        <w:rPr>
          <w:b/>
          <w:bCs/>
          <w:color w:val="1F3A5F"/>
        </w:rPr>
        <w:t xml:space="preserve">4.1  </w:t>
      </w:r>
      <w:r>
        <w:t xml:space="preserve">WST si impegna a:</w:t>
      </w:r>
    </w:p>
    <w:p>
      <w:pPr>
        <w:pStyle w:val="ListParagraph"/>
        <w:numPr>
          <w:ilvl w:val="0"/>
          <w:numId w:val="6"/>
        </w:numPr>
        <w:spacing w:after="80" w:line="276"/>
        <w:jc w:val="both"/>
      </w:pPr>
      <w:r>
        <w:t xml:space="preserve">attivare il Servizio entro 10 giorni lavorativi dalla firma del Contratto e dalla consegna dell'Allegato A compilato;</w:t>
      </w:r>
    </w:p>
    <w:p>
      <w:pPr>
        <w:pStyle w:val="ListParagraph"/>
        <w:numPr>
          <w:ilvl w:val="0"/>
          <w:numId w:val="6"/>
        </w:numPr>
        <w:spacing w:after="80" w:line="276"/>
        <w:jc w:val="both"/>
      </w:pPr>
      <w:r>
        <w:t xml:space="preserve">versare i documenti ricevuti dal Cliente entro 5 giorni lavorativi, con la periodicità indicata nell'Allegato A;</w:t>
      </w:r>
    </w:p>
    <w:p>
      <w:pPr>
        <w:pStyle w:val="ListParagraph"/>
        <w:numPr>
          <w:ilvl w:val="0"/>
          <w:numId w:val="6"/>
        </w:numPr>
        <w:spacing w:after="80" w:line="276"/>
        <w:jc w:val="both"/>
      </w:pPr>
      <w:r>
        <w:t xml:space="preserve">preparare i PdV con i metadati forniti dal Cliente, senza modificarne il contenuto;</w:t>
      </w:r>
    </w:p>
    <w:p>
      <w:pPr>
        <w:pStyle w:val="ListParagraph"/>
        <w:numPr>
          <w:ilvl w:val="0"/>
          <w:numId w:val="6"/>
        </w:numPr>
        <w:spacing w:after="80" w:line="276"/>
        <w:jc w:val="both"/>
      </w:pPr>
      <w:r>
        <w:t xml:space="preserve">rendere disponibili al Cliente le ricevute di conservazione emesse dal Conservatore;</w:t>
      </w:r>
    </w:p>
    <w:p>
      <w:pPr>
        <w:pStyle w:val="ListParagraph"/>
        <w:numPr>
          <w:ilvl w:val="0"/>
          <w:numId w:val="6"/>
        </w:numPr>
        <w:spacing w:after="80" w:line="276"/>
        <w:jc w:val="both"/>
      </w:pPr>
      <w:r>
        <w:t xml:space="preserve">comunicare al Cliente i rifiuti di PdV e le anomalie segnalate dal Conservatore, secondo l'art. 4.2;</w:t>
      </w:r>
    </w:p>
    <w:p>
      <w:pPr>
        <w:pStyle w:val="ListParagraph"/>
        <w:numPr>
          <w:ilvl w:val="0"/>
          <w:numId w:val="6"/>
        </w:numPr>
        <w:spacing w:after="80" w:line="276"/>
        <w:jc w:val="both"/>
      </w:pPr>
      <w:r>
        <w:t xml:space="preserve">avvalersi solo di personale formato e vincolato alla riservatezza;</w:t>
      </w:r>
    </w:p>
    <w:p>
      <w:pPr>
        <w:pStyle w:val="ListParagraph"/>
        <w:numPr>
          <w:ilvl w:val="0"/>
          <w:numId w:val="6"/>
        </w:numPr>
        <w:spacing w:after="80" w:line="276"/>
        <w:jc w:val="both"/>
      </w:pPr>
      <w:r>
        <w:t xml:space="preserve">informare il Cliente per iscritto di ogni cambiamento del Conservatore, con almeno 60 giorni di preavviso salvo cause non dipendenti da WST.</w:t>
      </w:r>
    </w:p>
    <w:p>
      <w:pPr>
        <w:spacing w:after="120" w:line="276"/>
        <w:jc w:val="both"/>
      </w:pPr>
      <w:r>
        <w:rPr>
          <w:b/>
          <w:bCs/>
          <w:color w:val="1F3A5F"/>
        </w:rPr>
        <w:t xml:space="preserve">4.2  </w:t>
      </w:r>
      <w:r>
        <w:rPr>
          <w:b/>
          <w:bCs/>
        </w:rPr>
        <w:t xml:space="preserve">Notifiche automatiche.</w:t>
      </w:r>
      <w:r>
        <w:t xml:space="preserve"> Gli esiti dei versamenti sono comunicati in modo automatico, senza bisogno di controlli manuali da parte di WST:</w:t>
      </w:r>
    </w:p>
    <w:p>
      <w:pPr>
        <w:pStyle w:val="ListParagraph"/>
        <w:numPr>
          <w:ilvl w:val="0"/>
          <w:numId w:val="3"/>
        </w:numPr>
        <w:spacing w:after="80" w:line="276"/>
        <w:jc w:val="both"/>
      </w:pPr>
      <w:r>
        <w:t xml:space="preserve">se un versamento non va a buon fine o il Conservatore segnala un'anomalia, il sistema di WST invia una notifica via e-mail, nello stesso momento, al Cliente, all'indirizzo indicato nell'Allegato A, e a WST;</w:t>
      </w:r>
    </w:p>
    <w:p>
      <w:pPr>
        <w:pStyle w:val="ListParagraph"/>
        <w:numPr>
          <w:ilvl w:val="0"/>
          <w:numId w:val="3"/>
        </w:numPr>
        <w:spacing w:after="80" w:line="276"/>
        <w:jc w:val="both"/>
      </w:pPr>
      <w:r>
        <w:t xml:space="preserve">per il Cliente che usa il Software, lo stato di ogni versamento (versato, in attesa, rifiutato) è visibile anche nel Software.</w:t>
      </w:r>
    </w:p>
    <w:p>
      <w:pPr>
        <w:spacing w:after="120" w:line="276"/>
        <w:jc w:val="both"/>
      </w:pPr>
      <w:r>
        <w:rPr>
          <w:b/>
          <w:bCs/>
          <w:color w:val="1F3A5F"/>
        </w:rPr>
        <w:t xml:space="preserve">4.3  </w:t>
      </w:r>
      <w:r>
        <w:t xml:space="preserve">La notifica automatica vale come comunicazione al Cliente. Il Cliente si impegna a leggerla e, se l'errore dipende dai documenti o dai dati che ha fornito, a correggerli e riconsegnarli entro 5 giorni lavorativi. Se l'errore dipende da WST o dal Conservatore, WST ripete il versamento senza costi per il Cliente.</w:t>
      </w:r>
    </w:p>
    <w:p>
      <w:pPr>
        <w:spacing w:after="120" w:line="276"/>
        <w:jc w:val="both"/>
        <w:rPr>
          <w:ins w:id="9016" w:author="Claude" w:date="2026-10-16T09:00:00Z"/>
        </w:rPr>
      </w:pPr>
      <w:ins w:id="9017" w:author="Claude" w:date="2026-10-16T09:00:00Z">
        <w:r>
          <w:rPr>
            <w:b/>
            <w:bCs/>
            <w:color w:val="1F3A5F"/>
          </w:rPr>
          <w:t xml:space="preserve">4.4  </w:t>
        </w:r>
      </w:ins>
      <w:ins w:id="9018" w:author="Claude" w:date="2026-10-16T09:00:00Z">
        <w:r>
          <w:t xml:space="preserve">Un documento si considera conservato solo quando il Conservatore ne comunica l'Esito di conservazione positivo. La ricevuta di presa in carico attesta solo la ricezione del file. I tempi dei controlli e degli esiti dipendono dal Conservatore e WST non ne risponde.</w:t>
        </w:r>
      </w:ins>
    </w:p>
    <w:p>
      <w:pPr>
        <w:spacing w:after="120" w:line="276"/>
        <w:jc w:val="both"/>
        <w:rPr>
          <w:ins w:id="9019" w:author="Claude" w:date="2026-10-16T09:00:00Z"/>
        </w:rPr>
      </w:pPr>
      <w:ins w:id="9020" w:author="Claude" w:date="2026-10-16T09:00:00Z">
        <w:r>
          <w:rPr>
            <w:b/>
            <w:bCs/>
            <w:color w:val="1F3A5F"/>
          </w:rPr>
          <w:t xml:space="preserve">4.5  </w:t>
        </w:r>
      </w:ins>
      <w:ins w:id="9021" w:author="Claude" w:date="2026-10-16T09:00:00Z">
        <w:r>
          <w:t xml:space="preserve">Se lo stesso documento è scartato più di due volte per errori nei documenti o nei dati forniti dal Cliente, i reinvii successivi e la cancellazione dei file scartati sono fatturati come attività extra secondo l'Allegato B.</w:t>
        </w:r>
      </w:ins>
    </w:p>
    <w:p>
      <w:pPr>
        <w:keepNext/>
        <w:pBdr>
          <w:bottom w:val="single" w:color="6599CD" w:sz="6" w:space="2"/>
        </w:pBdr>
        <w:spacing w:after="120" w:before="280"/>
      </w:pPr>
      <w:r>
        <w:rPr>
          <w:b/>
          <w:bCs/>
          <w:color w:val="1F3A5F"/>
          <w:sz w:val="22"/>
          <w:szCs w:val="22"/>
        </w:rPr>
        <w:t xml:space="preserve">Art. 5 – Durata, rinnovo e recesso</w:t>
      </w:r>
    </w:p>
    <w:p>
      <w:pPr>
        <w:spacing w:after="120" w:line="276"/>
        <w:jc w:val="both"/>
      </w:pPr>
      <w:r>
        <w:rPr>
          <w:b/>
          <w:bCs/>
          <w:color w:val="1F3A5F"/>
        </w:rPr>
        <w:t xml:space="preserve">5.1  </w:t>
      </w:r>
      <w:r>
        <w:t xml:space="preserve">Il Contratto decorre dalla data di firma e scade il 31 dicembre 2027.</w:t>
      </w:r>
    </w:p>
    <w:p>
      <w:pPr>
        <w:spacing w:after="120" w:line="276"/>
        <w:jc w:val="both"/>
      </w:pPr>
      <w:r>
        <w:rPr>
          <w:b/>
          <w:bCs/>
          <w:color w:val="1F3A5F"/>
        </w:rPr>
        <w:t xml:space="preserve">5.2  </w:t>
      </w:r>
      <w:r>
        <w:t xml:space="preserve">Alla scadenza il Contratto si rinnova automaticamente di anno solare in anno solare, alle stesse condizioni. Ciascuna Parte può dare disdetta via PEC con almeno 90 giorni di preavviso rispetto alla scadenza.</w:t>
      </w:r>
    </w:p>
    <w:p>
      <w:pPr>
        <w:spacing w:after="120" w:line="276"/>
        <w:jc w:val="both"/>
      </w:pPr>
      <w:r>
        <w:rPr>
          <w:b/>
          <w:bCs/>
          <w:color w:val="1F3A5F"/>
        </w:rPr>
        <w:t xml:space="preserve">5.3  </w:t>
      </w:r>
      <w:r>
        <w:t xml:space="preserve">Ciascuna Parte può risolvere il Contratto, con comunicazione via PEC, se l'altra non rimedia entro 30 giorni a un inadempimento grave contestato per iscritto.</w:t>
      </w:r>
    </w:p>
    <w:p>
      <w:pPr>
        <w:spacing w:after="120" w:line="276"/>
        <w:jc w:val="both"/>
      </w:pPr>
      <w:r>
        <w:rPr>
          <w:b/>
          <w:bCs/>
          <w:color w:val="1F3A5F"/>
        </w:rPr>
        <w:t xml:space="preserve">5.4  </w:t>
      </w:r>
      <w:r>
        <w:t xml:space="preserve">WST può risolvere il Contratto ai sensi dell'art. 1456 c.c., con comunicazione via PEC, se il Cliente:</w:t>
      </w:r>
    </w:p>
    <w:p>
      <w:pPr>
        <w:pStyle w:val="ListParagraph"/>
        <w:numPr>
          <w:ilvl w:val="0"/>
          <w:numId w:val="3"/>
        </w:numPr>
        <w:spacing w:after="80" w:line="276"/>
        <w:jc w:val="both"/>
      </w:pPr>
      <w:r>
        <w:t xml:space="preserve">non paga i corrispettivi entro 30 giorni dalla scadenza;</w:t>
      </w:r>
    </w:p>
    <w:p>
      <w:pPr>
        <w:pStyle w:val="ListParagraph"/>
        <w:numPr>
          <w:ilvl w:val="0"/>
          <w:numId w:val="3"/>
        </w:numPr>
        <w:spacing w:after="80" w:line="276"/>
        <w:jc w:val="both"/>
      </w:pPr>
      <w:r>
        <w:t xml:space="preserve">viola gli obblighi di cui all'art. 3, punto 7.</w:t>
      </w:r>
    </w:p>
    <w:p>
      <w:pPr>
        <w:spacing w:after="120" w:line="276"/>
        <w:jc w:val="both"/>
      </w:pPr>
      <w:r>
        <w:rPr>
          <w:b/>
          <w:bCs/>
          <w:color w:val="1F3A5F"/>
        </w:rPr>
        <w:t xml:space="preserve">5.5  </w:t>
      </w:r>
      <w:r>
        <w:t xml:space="preserve">Se cessa per qualsiasi motivo il contratto tra WST e il Conservatore, WST può trasferire il Servizio a un altro conservatore qualificato secondo l'art. 13.4, oppure recedere con comunicazione via PEC e preavviso di almeno 60 giorni, salvo tempi più brevi imposti dal Conservatore.</w:t>
      </w:r>
    </w:p>
    <w:p>
      <w:pPr>
        <w:spacing w:after="120" w:line="276"/>
        <w:jc w:val="both"/>
      </w:pPr>
      <w:r>
        <w:rPr>
          <w:b/>
          <w:bCs/>
          <w:color w:val="1F3A5F"/>
        </w:rPr>
        <w:t xml:space="preserve">5.6  </w:t>
      </w:r>
      <w:r>
        <w:t xml:space="preserve">In ogni caso di cessazione si applica l'art. 11.</w:t>
      </w:r>
    </w:p>
    <w:p>
      <w:pPr>
        <w:spacing w:after="120" w:line="276"/>
        <w:jc w:val="both"/>
      </w:pPr>
      <w:r>
        <w:rPr>
          <w:b/>
          <w:bCs/>
          <w:color w:val="1F3A5F"/>
        </w:rPr>
        <w:t xml:space="preserve">5.7  </w:t>
      </w:r>
      <w:r>
        <w:t xml:space="preserve">In caso di risoluzione per inadempimento del Cliente restano dovuti i corrispettivi maturati e i canoni dell'anno solare in corso, salvo il risarcimento del maggior danno.</w:t>
      </w:r>
    </w:p>
    <w:p>
      <w:pPr>
        <w:keepNext/>
        <w:pBdr>
          <w:bottom w:val="single" w:color="6599CD" w:sz="6" w:space="2"/>
        </w:pBdr>
        <w:spacing w:after="120" w:before="280"/>
      </w:pPr>
      <w:r>
        <w:rPr>
          <w:b/>
          <w:bCs/>
          <w:color w:val="1F3A5F"/>
          <w:sz w:val="22"/>
          <w:szCs w:val="22"/>
        </w:rPr>
        <w:t xml:space="preserve">Art. 6 – Corrispettivi, fatturazione e pagamento</w:t>
      </w:r>
    </w:p>
    <w:p>
      <w:pPr>
        <w:spacing w:after="120" w:line="276"/>
        <w:jc w:val="both"/>
      </w:pPr>
      <w:r>
        <w:rPr>
          <w:b/>
          <w:bCs/>
          <w:color w:val="1F3A5F"/>
        </w:rPr>
        <w:t xml:space="preserve">6.1  </w:t>
      </w:r>
      <w:r>
        <w:t xml:space="preserve">I corrispettivi sono indicati nell'Allegato B, IVA esclusa.</w:t>
      </w:r>
    </w:p>
    <w:p>
      <w:pPr>
        <w:spacing w:after="120" w:line="276"/>
        <w:jc w:val="both"/>
      </w:pPr>
      <w:r>
        <w:rPr>
          <w:b/>
          <w:bCs/>
          <w:color w:val="1F3A5F"/>
        </w:rPr>
        <w:t xml:space="preserve">6.2  </w:t>
      </w:r>
      <w:r>
        <w:t xml:space="preserve">Tutti i corrispettivi variabili sono calcolati sullo spazio occupato e non sul numero di documenti. Il Pacchetto comprende 100 MB di spazio. Oltre i 100 MB si applica il canone annuale di conservazione dell'Allegato B, calcolato sullo spazio complessivamente occupato dai documenti del Cliente nel Sistema di Conservazione: fino a 1 GB secondo le fasce in MB, oltre 1 GB arrotondato per eccesso al GB intero. Ogni documento occupa spazio, e quindi genera canone, per tutti i 3 anni del Periodo di conservazione.</w:t>
      </w:r>
    </w:p>
    <w:p>
      <w:pPr>
        <w:spacing w:after="120" w:line="276"/>
        <w:jc w:val="both"/>
      </w:pPr>
      <w:r>
        <w:rPr>
          <w:b/>
          <w:bCs/>
          <w:color w:val="1F3A5F"/>
        </w:rPr>
        <w:t xml:space="preserve">6.3  </w:t>
      </w:r>
      <w:r>
        <w:t xml:space="preserve">Fatturazione: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77"/>
        <w:gridCol w:w="6361"/>
      </w:tblGrid>
      <w:tr>
        <w:trPr>
          <w:cantSplit/>
          <w:tblHeader/>
        </w:trPr>
        <w:tc>
          <w:tcPr>
            <w:tcW w:type="dxa" w:w="3277"/>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Voce</w:t>
            </w:r>
          </w:p>
        </w:tc>
        <w:tc>
          <w:tcPr>
            <w:tcW w:type="dxa" w:w="6361"/>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Quando si fattura</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Canone annuale del Pacchetto (Trasportatori e Produttori)</w:t>
            </w:r>
          </w:p>
        </w:tc>
        <w:tc>
          <w:tcPr>
            <w:tcW w:type="dxa" w:w="6361"/>
            <w:tcMar>
              <w:top w:type="dxa" w:w="20"/>
              <w:left w:type="dxa" w:w="100"/>
              <w:bottom w:type="dxa" w:w="20"/>
              <w:right w:type="dxa" w:w="100"/>
            </w:tcMar>
            <w:vAlign w:val="center"/>
          </w:tcPr>
          <w:p>
            <w:pPr>
              <w:spacing w:after="0" w:before="0"/>
            </w:pPr>
            <w:r>
              <w:rPr>
                <w:sz w:val="19"/>
                <w:szCs w:val="19"/>
              </w:rPr>
              <w:t xml:space="preserve">Anticipato, a inizio di ogni anno solare (primo anno: alla firma, per intero)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Canone annuale di conservazione (oltre 100 MB)</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Anticipato, a inizio anno, sullo spazio occupato al 1° gennaio; il passaggio a una fascia superiore in corso d'anno è fatturato nel mese in cui avviene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Cancellazione anticipata</w:t>
            </w:r>
          </w:p>
        </w:tc>
        <w:tc>
          <w:tcPr>
            <w:tcW w:type="dxa" w:w="6361"/>
            <w:tcMar>
              <w:top w:type="dxa" w:w="20"/>
              <w:left w:type="dxa" w:w="100"/>
              <w:bottom w:type="dxa" w:w="20"/>
              <w:right w:type="dxa" w:w="100"/>
            </w:tcMar>
            <w:vAlign w:val="center"/>
          </w:tcPr>
          <w:p>
            <w:pPr>
              <w:spacing w:after="0" w:before="0"/>
            </w:pPr>
            <w:r>
              <w:rPr>
                <w:sz w:val="19"/>
                <w:szCs w:val="19"/>
              </w:rPr>
              <w:t xml:space="preserve">All'esecuzione di ogni richiesta</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Attività extra</w:t>
            </w:r>
          </w:p>
        </w:tc>
        <w:tc>
          <w:tcPr>
            <w:tcW w:type="dxa" w:w="6361"/>
            <w:shd w:fill="EAF1F9" w:color="auto" w:val="clear"/>
            <w:tcMar>
              <w:top w:type="dxa" w:w="20"/>
              <w:left w:type="dxa" w:w="100"/>
              <w:bottom w:type="dxa" w:w="20"/>
              <w:right w:type="dxa" w:w="100"/>
            </w:tcMar>
            <w:vAlign w:val="center"/>
          </w:tcPr>
          <w:p>
            <w:pPr>
              <w:spacing w:after="0" w:before="0"/>
            </w:pPr>
            <w:r>
              <w:rPr>
                <w:sz w:val="19"/>
                <w:szCs w:val="19"/>
              </w:rPr>
              <w:t xml:space="preserve">A consuntivo, mensilmente</w:t>
            </w:r>
          </w:p>
        </w:tc>
      </w:tr>
    </w:tbl>
    <w:p>
      <w:pPr>
        <w:spacing w:after="120"/>
      </w:pPr>
    </w:p>
    <w:p>
      <w:pPr>
        <w:spacing w:after="120" w:line="276"/>
        <w:jc w:val="both"/>
      </w:pPr>
      <w:r>
        <w:rPr>
          <w:b/>
          <w:bCs/>
          <w:color w:val="1F3A5F"/>
        </w:rPr>
        <w:t xml:space="preserve">6.4  </w:t>
      </w:r>
      <w:del w:id="9022" w:author="Claude" w:date="2026-10-16T09:00:00Z">
        <w:r>
          <w:delText xml:space="preserve">Il pagamento avviene tramite bonifico bancario entro 10 giorni dalla data della fattura. In caso di ritardo si applicano gli interessi di mora previsti dal D.Lgs. 231/2002. Dopo 15 giorni di ritardo, e previo sollecito via PEC, WST può sospendere i nuovi versamenti. L'esibizione dei documenti già conservati richiesta per controlli delle autorità non viene mai sospesa.</w:delText>
        </w:r>
      </w:del>
      <w:ins w:id="9023" w:author="Claude" w:date="2026-10-16T09:00:00Z">
        <w:r>
          <w:t xml:space="preserve">Il pagamento avviene tramite bonifico bancario entro 10 giorni dalla data della fattura. In caso di ritardo si applicano gli interessi di mora previsti dal D.Lgs. 231/2002. Dopo 15 giorni di ritardo, e previo sollecito via PEC, WST può sospendere tutti i servizi del Contratto: versamenti, esibizioni, esportazioni, assistenza e uso del Software. I servizi riprendono solo dopo il pagamento integrale degli importi scaduti e degli interessi. Oltre 30 giorni di ritardo WST può risolvere il Contratto secondo l'art. 5.4, con le conseguenze dell'art. 11.</w:t>
        </w:r>
      </w:ins>
    </w:p>
    <w:p>
      <w:pPr>
        <w:spacing w:after="120" w:line="276"/>
        <w:jc w:val="both"/>
      </w:pPr>
      <w:r>
        <w:rPr>
          <w:b/>
          <w:bCs/>
          <w:color w:val="1F3A5F"/>
        </w:rPr>
        <w:t xml:space="preserve">6.5  </w:t>
      </w:r>
      <w:r>
        <w:t xml:space="preserve">I prezzi restano fissi fino al 31 dicembre 2027. In seguito WST può aggiornarli comunicandolo via PEC almeno 120 giorni prima della scadenza annuale. Il Cliente che non accetta può dare disdetta entro la scadenza, senza costi.</w:t>
      </w:r>
    </w:p>
    <w:p>
      <w:pPr>
        <w:spacing w:after="120" w:line="276"/>
        <w:jc w:val="both"/>
      </w:pPr>
      <w:r>
        <w:rPr>
          <w:b/>
          <w:bCs/>
          <w:color w:val="1F3A5F"/>
        </w:rPr>
        <w:t xml:space="preserve">6.6  </w:t>
      </w:r>
      <w:r>
        <w:t xml:space="preserve">WST comunica al Cliente quando lo spazio occupato supera i 100 MB compresi nel Pacchetto o passa a una fascia superiore.</w:t>
      </w:r>
    </w:p>
    <w:p>
      <w:pPr>
        <w:spacing w:after="120" w:line="276"/>
        <w:jc w:val="both"/>
      </w:pPr>
      <w:r>
        <w:rPr>
          <w:b/>
          <w:bCs/>
          <w:color w:val="1F3A5F"/>
        </w:rPr>
        <w:t xml:space="preserve">6.7  </w:t>
      </w:r>
      <w:r>
        <w:t xml:space="preserve">Il canone del Pacchetto e il canone di conservazione non sono rimborsabili, neppure in caso di cessazione anticipata del Contratto o di cancellazione anticipata dei documenti.</w:t>
      </w:r>
    </w:p>
    <w:p>
      <w:pPr>
        <w:spacing w:after="120" w:line="276"/>
        <w:jc w:val="both"/>
      </w:pPr>
      <w:r>
        <w:rPr>
          <w:b/>
          <w:bCs/>
          <w:color w:val="1F3A5F"/>
        </w:rPr>
        <w:t xml:space="preserve">6.8  </w:t>
      </w:r>
      <w:r>
        <w:t xml:space="preserve">Eventuali contestazioni delle fatture devono essere inviate via PEC entro 15 giorni dalla loro ricezione, indicando i motivi. La contestazione non sospende il pagamento degli importi non contestati.</w:t>
      </w:r>
    </w:p>
    <w:p>
      <w:pPr>
        <w:keepNext/>
        <w:pBdr>
          <w:bottom w:val="single" w:color="6599CD" w:sz="6" w:space="2"/>
        </w:pBdr>
        <w:spacing w:after="120" w:before="280"/>
      </w:pPr>
      <w:r>
        <w:rPr>
          <w:b/>
          <w:bCs/>
          <w:color w:val="1F3A5F"/>
          <w:sz w:val="22"/>
          <w:szCs w:val="22"/>
        </w:rPr>
        <w:t xml:space="preserve">Art. 7 – Periodo di conservazione, scarto e cancellazione anticipata</w:t>
      </w:r>
    </w:p>
    <w:p>
      <w:pPr>
        <w:spacing w:after="120" w:line="276"/>
        <w:jc w:val="both"/>
      </w:pPr>
      <w:r>
        <w:rPr>
          <w:b/>
          <w:bCs/>
          <w:color w:val="1F3A5F"/>
        </w:rPr>
        <w:t xml:space="preserve">7.1  </w:t>
      </w:r>
      <w:r>
        <w:t xml:space="preserve">Ogni documento è conservato fino al 31 dicembre dell'ultimo anno del Periodo di conservazione, calcolato dall'anno solare di versamento. Esempio: un xFIR versato a marzo 2027 è conservato fino al 31 dicembre 2030.</w:t>
      </w:r>
    </w:p>
    <w:p>
      <w:pPr>
        <w:spacing w:after="120" w:line="276"/>
        <w:jc w:val="both"/>
      </w:pPr>
      <w:r>
        <w:rPr>
          <w:b/>
          <w:bCs/>
          <w:color w:val="1F3A5F"/>
        </w:rPr>
        <w:t xml:space="preserve">7.2  </w:t>
      </w:r>
      <w:r>
        <w:rPr>
          <w:b/>
          <w:bCs/>
        </w:rPr>
        <w:t xml:space="preserve">Scarto.</w:t>
      </w:r>
      <w:r>
        <w:t xml:space="preserve"> Al termine del Periodo di conservazione il Conservatore elimina i relativi PdA, senza costi per il Cliente. Il Cliente può chiedere per iscritto, almeno 90 giorni prima, di prolungare la conservazione. Il prolungamento è fatturato, per ogni ulteriore anno, al canone annuale di conservazione in vigore.</w:t>
      </w:r>
    </w:p>
    <w:p>
      <w:pPr>
        <w:spacing w:after="120" w:line="276"/>
        <w:jc w:val="both"/>
      </w:pPr>
      <w:r>
        <w:rPr>
          <w:b/>
          <w:bCs/>
          <w:color w:val="1F3A5F"/>
        </w:rPr>
        <w:t xml:space="preserve">7.3  </w:t>
      </w:r>
      <w:r>
        <w:rPr>
          <w:b/>
          <w:bCs/>
        </w:rPr>
        <w:t xml:space="preserve">Cancellazione anticipata.</w:t>
      </w:r>
      <w:r>
        <w:t xml:space="preserve"> Il Cliente può chiedere la cancellazione di documenti prima della fine del Periodo di conservazione, con richiesta scritta via PEC firmata dal Responsabile della conservazione. La richiesta deve contenere l'elenco degli hash dei documenti da cancellare, ricavato dalle ricevute di conservazione.</w:t>
      </w:r>
    </w:p>
    <w:p>
      <w:pPr>
        <w:spacing w:after="120" w:line="276"/>
        <w:jc w:val="both"/>
      </w:pPr>
      <w:r>
        <w:rPr>
          <w:b/>
          <w:bCs/>
          <w:color w:val="1F3A5F"/>
        </w:rPr>
        <w:t xml:space="preserve">7.4  </w:t>
      </w:r>
      <w:r>
        <w:t xml:space="preserve">Con la richiesta il Cliente dichiara che la cancellazione è consentita dalla legge e se ne assume l'intera responsabilità. WST non verifica la legittimità della richiesta.</w:t>
      </w:r>
    </w:p>
    <w:p>
      <w:pPr>
        <w:spacing w:after="120" w:line="276"/>
        <w:jc w:val="both"/>
      </w:pPr>
      <w:r>
        <w:rPr>
          <w:b/>
          <w:bCs/>
          <w:color w:val="1F3A5F"/>
        </w:rPr>
        <w:t xml:space="preserve">7.5  </w:t>
      </w:r>
      <w:r>
        <w:t xml:space="preserve">La cancellazione è irreversibile ed è fatturata per ogni richiesta, in base ai GB da cancellare, secondo l'Allegato B. Il canone di conservazione già pagato per i documenti cancellati non viene rimborsato.</w:t>
      </w:r>
    </w:p>
    <w:p>
      <w:pPr>
        <w:spacing w:after="120" w:line="276"/>
        <w:jc w:val="both"/>
      </w:pPr>
      <w:r>
        <w:rPr>
          <w:b/>
          <w:bCs/>
          <w:color w:val="1F3A5F"/>
        </w:rPr>
        <w:t xml:space="preserve">7.6  </w:t>
      </w:r>
      <w:r>
        <w:t xml:space="preserve">Per evitare cancellazioni dovute a errori di versamento, il Cliente controlla i documenti prima di consegnarli a WST. Se l'errore è imputabile a WST, la cancellazione è a carico di WST.</w:t>
      </w:r>
    </w:p>
    <w:p>
      <w:pPr>
        <w:keepNext/>
        <w:pBdr>
          <w:bottom w:val="single" w:color="6599CD" w:sz="6" w:space="2"/>
        </w:pBdr>
        <w:spacing w:after="120" w:before="280"/>
      </w:pPr>
      <w:r>
        <w:rPr>
          <w:b/>
          <w:bCs/>
          <w:color w:val="1F3A5F"/>
          <w:sz w:val="22"/>
          <w:szCs w:val="22"/>
        </w:rPr>
        <w:t xml:space="preserve">Art. 8 – Assistenza e livelli di servizio</w:t>
      </w:r>
    </w:p>
    <w:p>
      <w:pPr>
        <w:spacing w:after="120" w:line="276"/>
        <w:jc w:val="both"/>
      </w:pPr>
      <w:r>
        <w:rPr>
          <w:b/>
          <w:bCs/>
          <w:color w:val="1F3A5F"/>
        </w:rPr>
        <w:t xml:space="preserve">8.1  </w:t>
      </w:r>
      <w:r>
        <w:t xml:space="preserve">WST è l'unico punto di contatto del Cliente. Fornisce assistenza nei giorni lavorativi, dalle 9:00 alle 18:00, tramite e-mail info@wstech.it e telefono 0775 1627986. WST gestisce direttamente le richieste di primo livello e inoltra al Conservatore quelle che riguardano il Sistema di Conservazione.</w:t>
      </w:r>
    </w:p>
    <w:p>
      <w:pPr>
        <w:spacing w:after="120" w:line="276"/>
        <w:jc w:val="both"/>
      </w:pPr>
      <w:r>
        <w:rPr>
          <w:b/>
          <w:bCs/>
          <w:color w:val="1F3A5F"/>
        </w:rPr>
        <w:t xml:space="preserve">8.2  </w:t>
      </w:r>
      <w:r>
        <w:t xml:space="preserve">Tempi massimi, in ore lavorative dalla segnalazione: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38"/>
        <w:gridCol w:w="1800"/>
        <w:gridCol w:w="1800"/>
      </w:tblGrid>
      <w:tr>
        <w:trPr>
          <w:cantSplit/>
          <w:tblHeader/>
        </w:trPr>
        <w:tc>
          <w:tcPr>
            <w:tcW w:type="dxa" w:w="24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Criticità</w:t>
            </w:r>
          </w:p>
        </w:tc>
        <w:tc>
          <w:tcPr>
            <w:tcW w:type="dxa" w:w="3638"/>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Esempio</w:t>
            </w:r>
          </w:p>
        </w:tc>
        <w:tc>
          <w:tcPr>
            <w:tcW w:type="dxa" w:w="18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Presa in carico</w:t>
            </w:r>
          </w:p>
        </w:tc>
        <w:tc>
          <w:tcPr>
            <w:tcW w:type="dxa" w:w="18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Risoluzione</w:t>
            </w:r>
          </w:p>
        </w:tc>
      </w:tr>
      <w:tr>
        <w:trPr>
          <w:cantSplit/>
          <w:tblHeader w:val="false"/>
        </w:trPr>
        <w:tc>
          <w:tcPr>
            <w:tcW w:type="dxa" w:w="2400"/>
            <w:tcMar>
              <w:top w:type="dxa" w:w="20"/>
              <w:left w:type="dxa" w:w="100"/>
              <w:bottom w:type="dxa" w:w="20"/>
              <w:right w:type="dxa" w:w="100"/>
            </w:tcMar>
            <w:vAlign w:val="center"/>
          </w:tcPr>
          <w:p>
            <w:pPr>
              <w:spacing w:after="0" w:before="0"/>
            </w:pPr>
            <w:r>
              <w:rPr>
                <w:sz w:val="19"/>
                <w:szCs w:val="19"/>
              </w:rPr>
              <w:t xml:space="preserve">1 – Urgente</w:t>
            </w:r>
          </w:p>
        </w:tc>
        <w:tc>
          <w:tcPr>
            <w:tcW w:type="dxa" w:w="3638"/>
            <w:tcMar>
              <w:top w:type="dxa" w:w="20"/>
              <w:left w:type="dxa" w:w="100"/>
              <w:bottom w:type="dxa" w:w="20"/>
              <w:right w:type="dxa" w:w="100"/>
            </w:tcMar>
            <w:vAlign w:val="center"/>
          </w:tcPr>
          <w:p>
            <w:pPr>
              <w:spacing w:after="0" w:before="0"/>
            </w:pPr>
            <w:r>
              <w:rPr>
                <w:sz w:val="19"/>
                <w:szCs w:val="19"/>
              </w:rPr>
              <w:t xml:space="preserve">Versamento impossibile o esibizione richiesta da un'autorità</w:t>
            </w:r>
          </w:p>
        </w:tc>
        <w:tc>
          <w:tcPr>
            <w:tcW w:type="dxa" w:w="1800"/>
            <w:tcMar>
              <w:top w:type="dxa" w:w="20"/>
              <w:left w:type="dxa" w:w="100"/>
              <w:bottom w:type="dxa" w:w="20"/>
              <w:right w:type="dxa" w:w="100"/>
            </w:tcMar>
            <w:vAlign w:val="center"/>
          </w:tcPr>
          <w:p>
            <w:pPr>
              <w:spacing w:after="0" w:before="0"/>
            </w:pPr>
            <w:r>
              <w:rPr>
                <w:sz w:val="19"/>
                <w:szCs w:val="19"/>
              </w:rPr>
              <w:t xml:space="preserve">4</w:t>
            </w:r>
          </w:p>
        </w:tc>
        <w:tc>
          <w:tcPr>
            <w:tcW w:type="dxa" w:w="1800"/>
            <w:tcMar>
              <w:top w:type="dxa" w:w="20"/>
              <w:left w:type="dxa" w:w="100"/>
              <w:bottom w:type="dxa" w:w="20"/>
              <w:right w:type="dxa" w:w="100"/>
            </w:tcMar>
            <w:vAlign w:val="center"/>
          </w:tcPr>
          <w:p>
            <w:pPr>
              <w:spacing w:after="0" w:before="0"/>
            </w:pPr>
            <w:r>
              <w:rPr>
                <w:sz w:val="19"/>
                <w:szCs w:val="19"/>
              </w:rPr>
              <w:t xml:space="preserve">8</w:t>
            </w:r>
          </w:p>
        </w:tc>
      </w:tr>
      <w:tr>
        <w:trPr>
          <w:cantSplit/>
          <w:tblHeader w:val="false"/>
        </w:trPr>
        <w:tc>
          <w:tcPr>
            <w:tcW w:type="dxa" w:w="2400"/>
            <w:shd w:fill="EAF1F9" w:color="auto" w:val="clear"/>
            <w:tcMar>
              <w:top w:type="dxa" w:w="20"/>
              <w:left w:type="dxa" w:w="100"/>
              <w:bottom w:type="dxa" w:w="20"/>
              <w:right w:type="dxa" w:w="100"/>
            </w:tcMar>
            <w:vAlign w:val="center"/>
          </w:tcPr>
          <w:p>
            <w:pPr>
              <w:spacing w:after="0" w:before="0"/>
            </w:pPr>
            <w:r>
              <w:rPr>
                <w:sz w:val="19"/>
                <w:szCs w:val="19"/>
              </w:rPr>
              <w:t xml:space="preserve">2 – Alta</w:t>
            </w:r>
          </w:p>
        </w:tc>
        <w:tc>
          <w:tcPr>
            <w:tcW w:type="dxa" w:w="3638"/>
            <w:shd w:fill="EAF1F9" w:color="auto" w:val="clear"/>
            <w:tcMar>
              <w:top w:type="dxa" w:w="20"/>
              <w:left w:type="dxa" w:w="100"/>
              <w:bottom w:type="dxa" w:w="20"/>
              <w:right w:type="dxa" w:w="100"/>
            </w:tcMar>
            <w:vAlign w:val="center"/>
          </w:tcPr>
          <w:p>
            <w:pPr>
              <w:spacing w:after="0" w:before="0"/>
            </w:pPr>
            <w:r>
              <w:rPr>
                <w:sz w:val="19"/>
                <w:szCs w:val="19"/>
              </w:rPr>
              <w:t xml:space="preserve">Funzione importante non disponibile</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8</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16</w:t>
            </w:r>
          </w:p>
        </w:tc>
      </w:tr>
      <w:tr>
        <w:trPr>
          <w:cantSplit/>
          <w:tblHeader w:val="false"/>
        </w:trPr>
        <w:tc>
          <w:tcPr>
            <w:tcW w:type="dxa" w:w="2400"/>
            <w:tcMar>
              <w:top w:type="dxa" w:w="20"/>
              <w:left w:type="dxa" w:w="100"/>
              <w:bottom w:type="dxa" w:w="20"/>
              <w:right w:type="dxa" w:w="100"/>
            </w:tcMar>
            <w:vAlign w:val="center"/>
          </w:tcPr>
          <w:p>
            <w:pPr>
              <w:spacing w:after="0" w:before="0"/>
            </w:pPr>
            <w:r>
              <w:rPr>
                <w:sz w:val="19"/>
                <w:szCs w:val="19"/>
              </w:rPr>
              <w:t xml:space="preserve">3 – Media</w:t>
            </w:r>
          </w:p>
        </w:tc>
        <w:tc>
          <w:tcPr>
            <w:tcW w:type="dxa" w:w="3638"/>
            <w:tcMar>
              <w:top w:type="dxa" w:w="20"/>
              <w:left w:type="dxa" w:w="100"/>
              <w:bottom w:type="dxa" w:w="20"/>
              <w:right w:type="dxa" w:w="100"/>
            </w:tcMar>
            <w:vAlign w:val="center"/>
          </w:tcPr>
          <w:p>
            <w:pPr>
              <w:spacing w:after="0" w:before="0"/>
            </w:pPr>
            <w:r>
              <w:rPr>
                <w:sz w:val="19"/>
                <w:szCs w:val="19"/>
              </w:rPr>
              <w:t xml:space="preserve">Problema con soluzione alternativa</w:t>
            </w:r>
          </w:p>
        </w:tc>
        <w:tc>
          <w:tcPr>
            <w:tcW w:type="dxa" w:w="1800"/>
            <w:tcMar>
              <w:top w:type="dxa" w:w="20"/>
              <w:left w:type="dxa" w:w="100"/>
              <w:bottom w:type="dxa" w:w="20"/>
              <w:right w:type="dxa" w:w="100"/>
            </w:tcMar>
            <w:vAlign w:val="center"/>
          </w:tcPr>
          <w:p>
            <w:pPr>
              <w:spacing w:after="0" w:before="0"/>
            </w:pPr>
            <w:r>
              <w:rPr>
                <w:sz w:val="19"/>
                <w:szCs w:val="19"/>
              </w:rPr>
              <w:t xml:space="preserve">12</w:t>
            </w:r>
          </w:p>
        </w:tc>
        <w:tc>
          <w:tcPr>
            <w:tcW w:type="dxa" w:w="1800"/>
            <w:tcMar>
              <w:top w:type="dxa" w:w="20"/>
              <w:left w:type="dxa" w:w="100"/>
              <w:bottom w:type="dxa" w:w="20"/>
              <w:right w:type="dxa" w:w="100"/>
            </w:tcMar>
            <w:vAlign w:val="center"/>
          </w:tcPr>
          <w:p>
            <w:pPr>
              <w:spacing w:after="0" w:before="0"/>
            </w:pPr>
            <w:r>
              <w:rPr>
                <w:sz w:val="19"/>
                <w:szCs w:val="19"/>
              </w:rPr>
              <w:t xml:space="preserve">24</w:t>
            </w:r>
          </w:p>
        </w:tc>
      </w:tr>
      <w:tr>
        <w:trPr>
          <w:cantSplit/>
          <w:tblHeader w:val="false"/>
        </w:trPr>
        <w:tc>
          <w:tcPr>
            <w:tcW w:type="dxa" w:w="2400"/>
            <w:shd w:fill="EAF1F9" w:color="auto" w:val="clear"/>
            <w:tcMar>
              <w:top w:type="dxa" w:w="20"/>
              <w:left w:type="dxa" w:w="100"/>
              <w:bottom w:type="dxa" w:w="20"/>
              <w:right w:type="dxa" w:w="100"/>
            </w:tcMar>
            <w:vAlign w:val="center"/>
          </w:tcPr>
          <w:p>
            <w:pPr>
              <w:spacing w:after="0" w:before="0"/>
            </w:pPr>
            <w:r>
              <w:rPr>
                <w:sz w:val="19"/>
                <w:szCs w:val="19"/>
              </w:rPr>
              <w:t xml:space="preserve">4 – Bassa</w:t>
            </w:r>
          </w:p>
        </w:tc>
        <w:tc>
          <w:tcPr>
            <w:tcW w:type="dxa" w:w="3638"/>
            <w:shd w:fill="EAF1F9" w:color="auto" w:val="clear"/>
            <w:tcMar>
              <w:top w:type="dxa" w:w="20"/>
              <w:left w:type="dxa" w:w="100"/>
              <w:bottom w:type="dxa" w:w="20"/>
              <w:right w:type="dxa" w:w="100"/>
            </w:tcMar>
            <w:vAlign w:val="center"/>
          </w:tcPr>
          <w:p>
            <w:pPr>
              <w:spacing w:after="0" w:before="0"/>
            </w:pPr>
            <w:r>
              <w:rPr>
                <w:sz w:val="19"/>
                <w:szCs w:val="19"/>
              </w:rPr>
              <w:t xml:space="preserve">Richiesta di informazioni</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16</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36</w:t>
            </w:r>
          </w:p>
        </w:tc>
      </w:tr>
    </w:tbl>
    <w:p>
      <w:pPr>
        <w:spacing w:after="120"/>
      </w:pPr>
    </w:p>
    <w:p>
      <w:pPr>
        <w:spacing w:after="120" w:line="276"/>
        <w:jc w:val="both"/>
      </w:pPr>
      <w:r>
        <w:rPr>
          <w:b/>
          <w:bCs/>
          <w:color w:val="1F3A5F"/>
        </w:rPr>
        <w:t xml:space="preserve">8.3  </w:t>
      </w:r>
      <w:r>
        <w:t xml:space="preserve">La disponibilità del Sistema di Conservazione è quella garantita dal Conservatore: 99,8% su base trimestrale, escluse le manutenzioni programmate comunicate in anticipo.</w:t>
      </w:r>
    </w:p>
    <w:p>
      <w:pPr>
        <w:spacing w:after="120" w:line="276"/>
        <w:jc w:val="both"/>
      </w:pPr>
      <w:r>
        <w:rPr>
          <w:b/>
          <w:bCs/>
          <w:color w:val="1F3A5F"/>
        </w:rPr>
        <w:t xml:space="preserve">8.4  </w:t>
      </w:r>
      <w:r>
        <w:t xml:space="preserve">I tempi della risoluzione possono dipendere dal Conservatore. In tal caso WST si impegna a sollecitarlo e a tenere informato il Cliente.</w:t>
      </w:r>
    </w:p>
    <w:p>
      <w:pPr>
        <w:spacing w:after="120" w:line="276"/>
        <w:jc w:val="both"/>
      </w:pPr>
      <w:r>
        <w:rPr>
          <w:b/>
          <w:bCs/>
          <w:color w:val="1F3A5F"/>
        </w:rPr>
        <w:t xml:space="preserve">8.5  </w:t>
      </w:r>
      <w:r>
        <w:t xml:space="preserve">Non rientrano nell'assistenza: formazione, consulenza normativa, interventi sui sistemi del Cliente, sviluppo di integrazioni. Queste attività sono fatturate a consuntivo secondo l'Allegato B.</w:t>
      </w:r>
    </w:p>
    <w:p>
      <w:pPr>
        <w:spacing w:after="120" w:line="276"/>
        <w:jc w:val="both"/>
      </w:pPr>
      <w:r>
        <w:rPr>
          <w:b/>
          <w:bCs/>
          <w:color w:val="1F3A5F"/>
        </w:rPr>
        <w:t xml:space="preserve">8.6  </w:t>
      </w:r>
      <w:r>
        <w:rPr>
          <w:b/>
          <w:bCs/>
        </w:rPr>
        <w:t xml:space="preserve">Esibizione.</w:t>
      </w:r>
      <w:r>
        <w:t xml:space="preserve"> Il Cliente chiede l'esibizione a WST via PEC o e-mail, indicando i documenti (numero xFIR, periodo del registro, produttore o destinatario). WST consegna i documenti, in formato elettronico e con le relative ricevute di conservazione, entro 3 giorni lavorativi, oppure entro 1 giorno lavorativo per le richieste urgenti o delle autorità di controllo. Sono comprese nel Pacchetto 3 esibizioni per anno solare; le ulteriori sono fatturate secondo l'Allegato B. WST registra ogni esibizione e il registro fa fede ai fini del conteggio.</w:t>
      </w:r>
    </w:p>
    <w:p>
      <w:pPr>
        <w:keepNext/>
        <w:pBdr>
          <w:bottom w:val="single" w:color="6599CD" w:sz="6" w:space="2"/>
        </w:pBdr>
        <w:spacing w:after="120" w:before="280"/>
      </w:pPr>
      <w:r>
        <w:rPr>
          <w:b/>
          <w:bCs/>
          <w:color w:val="1F3A5F"/>
          <w:sz w:val="22"/>
          <w:szCs w:val="22"/>
        </w:rPr>
        <w:t xml:space="preserve">Art. 9 – Responsabilità</w:t>
      </w:r>
    </w:p>
    <w:p>
      <w:pPr>
        <w:spacing w:after="120" w:line="276"/>
        <w:jc w:val="both"/>
      </w:pPr>
      <w:r>
        <w:rPr>
          <w:b/>
          <w:bCs/>
          <w:color w:val="1F3A5F"/>
        </w:rPr>
        <w:t xml:space="preserve">9.1  </w:t>
      </w:r>
      <w:r>
        <w:t xml:space="preserve">WST risponde della corretta esecuzione delle attività di Produttore dei PdV. Il Conservatore risponde del processo di conservazione secondo il Manuale e la normativa applicabile.</w:t>
      </w:r>
    </w:p>
    <w:p>
      <w:pPr>
        <w:spacing w:after="120" w:line="276"/>
        <w:jc w:val="both"/>
      </w:pPr>
      <w:r>
        <w:rPr>
          <w:b/>
          <w:bCs/>
          <w:color w:val="1F3A5F"/>
        </w:rPr>
        <w:t xml:space="preserve">9.2  </w:t>
      </w:r>
      <w:r>
        <w:t xml:space="preserve">WST non risponde di danni causati da:</w:t>
      </w:r>
    </w:p>
    <w:p>
      <w:pPr>
        <w:pStyle w:val="ListParagraph"/>
        <w:numPr>
          <w:ilvl w:val="0"/>
          <w:numId w:val="3"/>
        </w:numPr>
        <w:spacing w:after="80" w:line="276"/>
        <w:jc w:val="both"/>
      </w:pPr>
      <w:r>
        <w:t xml:space="preserve">documenti, metadati o dati non corretti forniti dal Cliente;</w:t>
      </w:r>
    </w:p>
    <w:p>
      <w:pPr>
        <w:pStyle w:val="ListParagraph"/>
        <w:numPr>
          <w:ilvl w:val="0"/>
          <w:numId w:val="3"/>
        </w:numPr>
        <w:spacing w:after="80" w:line="276"/>
        <w:jc w:val="both"/>
      </w:pPr>
      <w:r>
        <w:t xml:space="preserve">scelta di un Periodo di conservazione inadeguato;</w:t>
      </w:r>
    </w:p>
    <w:p>
      <w:pPr>
        <w:pStyle w:val="ListParagraph"/>
        <w:numPr>
          <w:ilvl w:val="0"/>
          <w:numId w:val="3"/>
        </w:numPr>
        <w:spacing w:after="80" w:line="276"/>
        <w:jc w:val="both"/>
      </w:pPr>
      <w:r>
        <w:t xml:space="preserve">ritardo del Cliente nel consegnare i documenti a WST;</w:t>
      </w:r>
    </w:p>
    <w:p>
      <w:pPr>
        <w:pStyle w:val="ListParagraph"/>
        <w:numPr>
          <w:ilvl w:val="0"/>
          <w:numId w:val="3"/>
        </w:numPr>
        <w:spacing w:after="80" w:line="276"/>
        <w:jc w:val="both"/>
      </w:pPr>
      <w:r>
        <w:t xml:space="preserve">indisponibilità temporanea del Sistema di Conservazione del Conservatore;</w:t>
      </w:r>
    </w:p>
    <w:p>
      <w:pPr>
        <w:pStyle w:val="ListParagraph"/>
        <w:numPr>
          <w:ilvl w:val="0"/>
          <w:numId w:val="3"/>
        </w:numPr>
        <w:spacing w:after="80" w:line="276"/>
        <w:jc w:val="both"/>
      </w:pPr>
      <w:r>
        <w:t xml:space="preserve">malfunzionamenti dei sistemi del Cliente o della sua connettività;</w:t>
      </w:r>
    </w:p>
    <w:p>
      <w:pPr>
        <w:pStyle w:val="ListParagraph"/>
        <w:numPr>
          <w:ilvl w:val="0"/>
          <w:numId w:val="3"/>
        </w:numPr>
        <w:spacing w:after="80" w:line="276"/>
        <w:jc w:val="both"/>
      </w:pPr>
      <w:r>
        <w:t xml:space="preserve">eventi di forza maggiore, comunicati all'altra Parte entro 48 ore.</w:t>
      </w:r>
    </w:p>
    <w:p>
      <w:pPr>
        <w:spacing w:after="120" w:line="276"/>
        <w:jc w:val="both"/>
      </w:pPr>
      <w:r>
        <w:rPr>
          <w:b/>
          <w:bCs/>
          <w:color w:val="1F3A5F"/>
        </w:rPr>
        <w:t xml:space="preserve">9.3  </w:t>
      </w:r>
      <w:r>
        <w:t xml:space="preserve">Salvo dolo o colpa grave, e nei limiti dell'art. 1229 c.c., la responsabilità complessiva di WST è limitata ai corrispettivi pagati dal Cliente nei 12 mesi precedenti l'evento. Sono esclusi i danni indiretti e il mancato guadagno.</w:t>
      </w:r>
    </w:p>
    <w:p>
      <w:pPr>
        <w:spacing w:after="120" w:line="276"/>
        <w:jc w:val="both"/>
      </w:pPr>
      <w:r>
        <w:rPr>
          <w:b/>
          <w:bCs/>
          <w:color w:val="1F3A5F"/>
        </w:rPr>
        <w:t xml:space="preserve">9.4  </w:t>
      </w:r>
      <w:r>
        <w:t xml:space="preserve">Se il danno è causato dal Conservatore, WST si impegna a far valere nei suoi confronti i diritti previsti dal proprio contratto e a riconoscere al Cliente quanto effettivamente ottenuto, in proporzione al danno subito.</w:t>
      </w:r>
    </w:p>
    <w:p>
      <w:pPr>
        <w:spacing w:after="120" w:line="276"/>
        <w:jc w:val="both"/>
      </w:pPr>
      <w:r>
        <w:rPr>
          <w:b/>
          <w:bCs/>
          <w:color w:val="1F3A5F"/>
        </w:rPr>
        <w:t xml:space="preserve">9.5  </w:t>
      </w:r>
      <w:del w:id="9024" w:author="Claude" w:date="2026-10-16T09:00:00Z">
        <w:r>
          <w:delText xml:space="preserve">Il Cliente tiene indenne WST da ogni pretesa, sanzione o costo, comprese le spese legali, derivanti da: contenuto dei documenti versati; Periodi di conservazione da lui indicati; richieste di cancellazione anticipata; violazione degli obblighi dell'art. 3.</w:delText>
        </w:r>
      </w:del>
      <w:ins w:id="9025" w:author="Claude" w:date="2026-10-16T09:00:00Z">
        <w:r>
          <w:t xml:space="preserve">Il Cliente tiene indenne WST da ogni pretesa, sanzione o costo, comprese le spese legali, derivanti da: contenuto dei documenti versati; dati anagrafici inesatti; Periodi di conservazione da lui indicati; richieste di cancellazione anticipata; cancellazione dei documenti alla cessazione del Contratto ai sensi dell'art. 11; violazione degli obblighi dell'art. 3.</w:t>
        </w:r>
      </w:ins>
    </w:p>
    <w:p>
      <w:pPr>
        <w:spacing w:after="120" w:line="276"/>
        <w:jc w:val="both"/>
      </w:pPr>
      <w:r>
        <w:rPr>
          <w:b/>
          <w:bCs/>
          <w:color w:val="1F3A5F"/>
        </w:rPr>
        <w:t xml:space="preserve">9.6  </w:t>
      </w:r>
      <w:r>
        <w:t xml:space="preserve">A pena di decadenza, il Cliente deve contestare per iscritto a WST ogni disservizio o inadempimento entro 30 giorni da quando ne ha avuto conoscenza.</w:t>
      </w:r>
    </w:p>
    <w:p>
      <w:pPr>
        <w:keepNext/>
        <w:pBdr>
          <w:bottom w:val="single" w:color="6599CD" w:sz="6" w:space="2"/>
        </w:pBdr>
        <w:spacing w:after="120" w:before="280"/>
      </w:pPr>
      <w:r>
        <w:rPr>
          <w:b/>
          <w:bCs/>
          <w:color w:val="1F3A5F"/>
          <w:sz w:val="22"/>
          <w:szCs w:val="22"/>
        </w:rPr>
        <w:t xml:space="preserve">Art. 10 – Protezione dei dati personali</w:t>
      </w:r>
    </w:p>
    <w:p>
      <w:pPr>
        <w:spacing w:after="120" w:line="276"/>
        <w:jc w:val="both"/>
      </w:pPr>
      <w:r>
        <w:rPr>
          <w:b/>
          <w:bCs/>
          <w:color w:val="1F3A5F"/>
        </w:rPr>
        <w:t xml:space="preserve">10.1  </w:t>
      </w:r>
      <w:r>
        <w:t xml:space="preserve">Per i dati personali contenuti nei documenti conservati, il Cliente è </w:t>
      </w:r>
      <w:r>
        <w:rPr>
          <w:b/>
          <w:bCs/>
        </w:rPr>
        <w:t xml:space="preserve">Titolare del trattamento</w:t>
      </w:r>
      <w:r>
        <w:t xml:space="preserve"> e WST è </w:t>
      </w:r>
      <w:r>
        <w:rPr>
          <w:b/>
          <w:bCs/>
        </w:rPr>
        <w:t xml:space="preserve">Responsabile del trattamento</w:t>
      </w:r>
      <w:r>
        <w:t xml:space="preserve"> ai sensi dell'art. 28 del Regolamento (UE) 2016/679 ("GDPR"). La nomina e le istruzioni sono contenute nell'Allegato C.</w:t>
      </w:r>
    </w:p>
    <w:p>
      <w:pPr>
        <w:spacing w:after="120" w:line="276"/>
        <w:jc w:val="both"/>
      </w:pPr>
      <w:r>
        <w:rPr>
          <w:b/>
          <w:bCs/>
          <w:color w:val="1F3A5F"/>
        </w:rPr>
        <w:t xml:space="preserve">10.2  </w:t>
      </w:r>
      <w:r>
        <w:t xml:space="preserve">Il Cliente autorizza WST ad avvalersi del Conservatore come sub-responsabile del trattamento, e dei sub-responsabili del Conservatore, indicati nell'Allegato C. WST impone al Conservatore obblighi di protezione dei dati non inferiori a quelli dell'Allegato C.</w:t>
      </w:r>
    </w:p>
    <w:p>
      <w:pPr>
        <w:spacing w:after="120" w:line="276"/>
        <w:jc w:val="both"/>
      </w:pPr>
      <w:r>
        <w:rPr>
          <w:b/>
          <w:bCs/>
          <w:color w:val="1F3A5F"/>
        </w:rPr>
        <w:t xml:space="preserve">10.3  </w:t>
      </w:r>
      <w:r>
        <w:t xml:space="preserve">I dati sono trattati in data center situati in Italia o nell'Unione Europea. Ogni trasferimento fuori dallo Spazio Economico Europeo richiede l'autorizzazione scritta del Cliente.</w:t>
      </w:r>
    </w:p>
    <w:p>
      <w:pPr>
        <w:spacing w:after="120" w:line="276"/>
        <w:jc w:val="both"/>
      </w:pPr>
      <w:r>
        <w:rPr>
          <w:b/>
          <w:bCs/>
          <w:color w:val="1F3A5F"/>
        </w:rPr>
        <w:t xml:space="preserve">10.4  </w:t>
      </w:r>
      <w:r>
        <w:t xml:space="preserve">Ciascuna Parte tratta i dati di contatto dell'altra (nomi, e-mail, telefoni dei referenti) solo per gestire il Contratto, in qualità di titolare autonomo.</w:t>
      </w:r>
    </w:p>
    <w:p>
      <w:pPr>
        <w:keepNext/>
        <w:pBdr>
          <w:bottom w:val="single" w:color="6599CD" w:sz="6" w:space="2"/>
        </w:pBdr>
        <w:spacing w:after="120" w:before="280"/>
      </w:pPr>
      <w:r>
        <w:rPr>
          <w:b/>
          <w:bCs/>
          <w:color w:val="1F3A5F"/>
          <w:sz w:val="22"/>
          <w:szCs w:val="22"/>
        </w:rPr>
        <w:t xml:space="preserve">Art. 11 – Cessazione del Contratto</w:t>
      </w:r>
    </w:p>
    <w:p>
      <w:pPr>
        <w:spacing w:after="120" w:line="276"/>
        <w:jc w:val="both"/>
      </w:pPr>
      <w:r>
        <w:rPr>
          <w:b/>
          <w:bCs/>
          <w:color w:val="1F3A5F"/>
        </w:rPr>
        <w:t xml:space="preserve">11.1  </w:t>
      </w:r>
      <w:r>
        <w:t xml:space="preserve">Alla cessazione del Contratto, per qualsiasi causa, termina il Periodo di versamento: non è più possibile versare nuovi documenti.</w:t>
      </w:r>
    </w:p>
    <w:p>
      <w:pPr>
        <w:spacing w:after="120" w:line="276"/>
        <w:jc w:val="both"/>
      </w:pPr>
      <w:r>
        <w:rPr>
          <w:b/>
          <w:bCs/>
          <w:color w:val="1F3A5F"/>
        </w:rPr>
        <w:t xml:space="preserve">11.2  </w:t>
      </w:r>
      <w:del w:id="9026" w:author="Claude" w:date="2026-10-16T09:00:00Z">
        <w:r>
          <w:delText xml:space="preserve">I documenti già versati restano conservati fino alla fine del proprio Periodo di conservazione. Alla cessazione WST fattura in un'unica soluzione i canoni annuali di conservazione residui fino allo scarto, calcolati sullo spazio occupato a quella data; resta escluso lo spazio entro i 100 MB.</w:delText>
        </w:r>
      </w:del>
      <w:ins w:id="9027" w:author="Claude" w:date="2026-10-16T09:00:00Z">
        <w:r>
          <w:rPr>
            <w:b/>
            <w:bCs/>
          </w:rPr>
          <w:t xml:space="preserve">Scelta del Cliente.</w:t>
        </w:r>
        <w:r>
          <w:t xml:space="preserve"> Alla cessazione del Contratto per qualsiasi causa (disdetta, mancato rinnovo, recesso, risoluzione, anche per mancato pagamento) WST non è tenuta a mantenere i documenti già versati. Entro 30 giorni dalla cessazione il Cliente comunica via PEC una delle seguenti scelte:</w:t>
        </w:r>
      </w:ins>
    </w:p>
    <w:p>
      <w:pPr>
        <w:spacing w:after="120" w:line="276"/>
        <w:jc w:val="both"/>
        <w:rPr>
          <w:ins w:id="9028" w:author="Claude" w:date="2026-10-16T09:00:00Z"/>
        </w:rPr>
      </w:pPr>
      <w:ins w:id="9029" w:author="Claude" w:date="2026-10-16T09:00:00Z">
        <w:r>
          <w:rPr>
            <w:b/>
            <w:bCs/>
          </w:rPr>
          <w:t xml:space="preserve">a) Mantenimento a norma.</w:t>
        </w:r>
        <w:r>
          <w:t xml:space="preserve"> I documenti restano conservati, in sola consultazione, fino alla fine del proprio Periodo di conservazione. Il Cliente continua a pagare in anticipo, per ogni anno solare fino allo scarto dell'ultimo documento, il canone annuale del Pacchetto e l'eventuale canone di conservazione dell'Allegato B. Il mancato pagamento anche di una sola annualità comporta l'applicazione dell'art. 11.3.</w:t>
        </w:r>
      </w:ins>
    </w:p>
    <w:p>
      <w:pPr>
        <w:spacing w:after="120" w:line="276"/>
        <w:jc w:val="both"/>
        <w:rPr>
          <w:ins w:id="9030" w:author="Claude" w:date="2026-10-16T09:00:00Z"/>
        </w:rPr>
      </w:pPr>
      <w:ins w:id="9031" w:author="Claude" w:date="2026-10-16T09:00:00Z">
        <w:r>
          <w:rPr>
            <w:b/>
            <w:bCs/>
          </w:rPr>
          <w:t xml:space="preserve">b) Restituzione.</w:t>
        </w:r>
        <w:r>
          <w:t xml:space="preserve"> WST fa esportare i documenti dal Conservatore in Pacchetti di Distribuzione (PdD) conformi allo standard UNI 11386 SInCRO e li consegna al Cliente o al conservatore da lui indicato, dopo il pagamento anticipato del corrispettivo dell'Allegato B. Dopo la consegna i documenti sono cancellati dal Sistema di Conservazione.</w:t>
        </w:r>
      </w:ins>
    </w:p>
    <w:p>
      <w:pPr>
        <w:spacing w:after="120" w:line="276"/>
        <w:jc w:val="both"/>
        <w:rPr>
          <w:ins w:id="9032" w:author="Claude" w:date="2026-10-16T09:00:00Z"/>
        </w:rPr>
      </w:pPr>
      <w:ins w:id="9033" w:author="Claude" w:date="2026-10-16T09:00:00Z">
        <w:r>
          <w:rPr>
            <w:b/>
            <w:bCs/>
          </w:rPr>
          <w:t xml:space="preserve">c) Cancellazione.</w:t>
        </w:r>
        <w:r>
          <w:t xml:space="preserve"> I documenti sono cancellati dal Sistema di Conservazione, senza restituzione.</w:t>
        </w:r>
      </w:ins>
    </w:p>
    <w:p>
      <w:pPr>
        <w:spacing w:after="120" w:line="276"/>
        <w:jc w:val="both"/>
      </w:pPr>
      <w:r>
        <w:rPr>
          <w:b/>
          <w:bCs/>
          <w:color w:val="1F3A5F"/>
        </w:rPr>
        <w:t xml:space="preserve">11.3  </w:t>
      </w:r>
      <w:del w:id="9034" w:author="Claude" w:date="2026-10-16T09:00:00Z">
        <w:r>
          <w:rPr>
            <w:b/>
            <w:bCs/>
          </w:rPr>
          <w:delText xml:space="preserve">Esibizione dopo la cessazione.</w:delText>
        </w:r>
      </w:del>
      <w:del w:id="9035" w:author="Claude" w:date="2026-10-16T09:00:00Z">
        <w:r>
          <w:delText xml:space="preserve"> Dopo la cessazione i documenti restano conservati e il Cliente può chiederne l'esibizione a WST per tutto il Periodo di conservazione. Ogni richiesta è fatturata secondo l'Allegato B.</w:delText>
        </w:r>
      </w:del>
      <w:ins w:id="9036" w:author="Claude" w:date="2026-10-16T09:00:00Z">
        <w:r>
          <w:rPr>
            <w:b/>
            <w:bCs/>
            <w:b/>
            <w:bCs/>
          </w:rPr>
          <w:t xml:space="preserve">Mancata scelta.</w:t>
        </w:r>
        <w:r>
          <w:rPr>
            <w:b/>
            <w:bCs/>
          </w:rPr>
          <w:t xml:space="preserve"> In mancanza di una scelta entro 30 giorni, o se il Cliente non paga i relativi corrispettivi nei termini, WST può far cancellare i documenti dal Sistema di Conservazione senza ulteriore preavviso, anche prima della fine del Periodo di conservazione, oppure lasciarli fino allo scarto naturale senza alcun obbligo di esibizione o restituzione. WST non è tenuta a conservarne copia.</w:t>
        </w:r>
      </w:ins>
    </w:p>
    <w:p>
      <w:pPr>
        <w:spacing w:after="120" w:line="276"/>
        <w:jc w:val="both"/>
      </w:pPr>
      <w:r>
        <w:rPr>
          <w:b/>
          <w:bCs/>
          <w:color w:val="1F3A5F"/>
        </w:rPr>
        <w:t xml:space="preserve">11.4  </w:t>
      </w:r>
      <w:del w:id="9037" w:author="Claude" w:date="2026-10-16T09:00:00Z">
        <w:r>
          <w:rPr>
            <w:b/>
            <w:bCs/>
          </w:rPr>
          <w:delText xml:space="preserve">Esportazione.</w:delText>
        </w:r>
      </w:del>
      <w:del w:id="9038" w:author="Claude" w:date="2026-10-16T09:00:00Z">
        <w:r>
          <w:delText xml:space="preserve"> Il Cliente può chiedere in ogni momento, anche dopo la cessazione, l'esportazione dei documenti conservati in Pacchetti di Distribuzione (PdD) conformi allo standard UNI 11386 SInCRO, per trasferirli a un altro conservatore. L'esportazione è fatturata secondo l'Allegato B.</w:delText>
        </w:r>
      </w:del>
      <w:ins w:id="9039" w:author="Claude" w:date="2026-10-16T09:00:00Z">
        <w:r>
          <w:rPr>
            <w:b/>
            <w:bCs/>
            <w:b/>
            <w:bCs/>
          </w:rPr>
          <w:t xml:space="preserve">Responsabilità del Cliente.</w:t>
        </w:r>
        <w:r>
          <w:rPr>
            <w:b/>
            <w:bCs/>
          </w:rPr>
          <w:t xml:space="preserve"> Il Cliente prende atto che conservare i documenti per il periodo previsto dalla legge è un suo obbligo. Con le scelte b) e c), o in mancanza di scelta, se ne assume l'intera responsabilità e tiene indenne WST secondo l'art. 9.5. I costi di cancellazione addebitati dal Conservatore sono a carico del Cliente.</w:t>
        </w:r>
      </w:ins>
    </w:p>
    <w:p>
      <w:pPr>
        <w:spacing w:after="120" w:line="276"/>
        <w:jc w:val="both"/>
      </w:pPr>
      <w:r>
        <w:rPr>
          <w:b/>
          <w:bCs/>
          <w:color w:val="1F3A5F"/>
        </w:rPr>
        <w:t xml:space="preserve">11.5  </w:t>
      </w:r>
      <w:del w:id="9040" w:author="Claude" w:date="2026-10-16T09:00:00Z">
        <w:r>
          <w:delText xml:space="preserve">Le esibizioni e le esportazioni di cui agli artt. 11.3 e 11.4 sono eseguite estraendo i documenti dal Sistema di Conservazione, dove restano fino allo scarto. Alla cessazione WST cancella quindi solo le copie di lavoro presenti nei propri sistemi, compreso il Software, e conserva i soli dati necessari a ritrovare i documenti del Cliente nel Sistema di Conservazione e a gestire esibizioni, esportazioni e fatturazione, fino allo scarto, salvo obblighi di legge.</w:delText>
        </w:r>
      </w:del>
      <w:ins w:id="9041" w:author="Claude" w:date="2026-10-16T09:00:00Z">
        <w:r>
          <w:rPr>
            <w:b/>
            <w:bCs/>
          </w:rPr>
          <w:t xml:space="preserve">Dopo la cessazione.</w:t>
        </w:r>
        <w:r>
          <w:t xml:space="preserve"> Durante il mantenimento a norma non è possibile versare nuovi documenti; esibizioni ed esportazioni sono fatturate secondo l'Allegato B. Alla cessazione WST cancella le copie di lavoro presenti nei propri sistemi, compreso il Software, e conserva i soli dati necessari alla fatturazione e agli obblighi di legge.</w:t>
        </w:r>
      </w:ins>
    </w:p>
    <w:p>
      <w:pPr>
        <w:keepNext/>
        <w:pBdr>
          <w:bottom w:val="single" w:color="6599CD" w:sz="6" w:space="2"/>
        </w:pBdr>
        <w:spacing w:after="120" w:before="280"/>
      </w:pPr>
      <w:r>
        <w:rPr>
          <w:b/>
          <w:bCs/>
          <w:color w:val="1F3A5F"/>
          <w:sz w:val="22"/>
          <w:szCs w:val="22"/>
        </w:rPr>
        <w:t xml:space="preserve">Art. 12 – Disposizioni finali</w:t>
      </w:r>
    </w:p>
    <w:p>
      <w:pPr>
        <w:spacing w:after="120" w:line="276"/>
        <w:jc w:val="both"/>
      </w:pPr>
      <w:r>
        <w:rPr>
          <w:b/>
          <w:bCs/>
          <w:color w:val="1F3A5F"/>
        </w:rPr>
        <w:t xml:space="preserve">12.1  </w:t>
      </w:r>
      <w:r>
        <w:rPr>
          <w:b/>
          <w:bCs/>
        </w:rPr>
        <w:t xml:space="preserve">Riservatezza.</w:t>
      </w:r>
      <w:r>
        <w:t xml:space="preserve"> Le Parti mantengono riservate le informazioni ricevute nell'esecuzione del Contratto, durante il Contratto e per 5 anni dopo la sua cessazione.</w:t>
      </w:r>
    </w:p>
    <w:p>
      <w:pPr>
        <w:spacing w:after="120" w:line="276"/>
        <w:jc w:val="both"/>
      </w:pPr>
      <w:r>
        <w:rPr>
          <w:b/>
          <w:bCs/>
          <w:color w:val="1F3A5F"/>
        </w:rPr>
        <w:t xml:space="preserve">12.2  </w:t>
      </w:r>
      <w:r>
        <w:rPr>
          <w:b/>
          <w:bCs/>
        </w:rPr>
        <w:t xml:space="preserve">Cessione.</w:t>
      </w:r>
      <w:r>
        <w:t xml:space="preserve"> Il Cliente non può cedere il Contratto senza il consenso scritto di WST.</w:t>
      </w:r>
    </w:p>
    <w:p>
      <w:pPr>
        <w:spacing w:after="120" w:line="276"/>
        <w:jc w:val="both"/>
      </w:pPr>
      <w:r>
        <w:rPr>
          <w:b/>
          <w:bCs/>
          <w:color w:val="1F3A5F"/>
        </w:rPr>
        <w:t xml:space="preserve">12.3  </w:t>
      </w:r>
      <w:r>
        <w:rPr>
          <w:b/>
          <w:bCs/>
        </w:rPr>
        <w:t xml:space="preserve">Comunicazioni.</w:t>
      </w:r>
      <w:r>
        <w:t xml:space="preserve"> Le comunicazioni formali si inviano via PEC agli indirizzi indicati in epigrafe.</w:t>
      </w:r>
    </w:p>
    <w:p>
      <w:pPr>
        <w:spacing w:after="120" w:line="276"/>
        <w:jc w:val="both"/>
      </w:pPr>
      <w:r>
        <w:rPr>
          <w:b/>
          <w:bCs/>
          <w:color w:val="1F3A5F"/>
        </w:rPr>
        <w:t xml:space="preserve">12.4  </w:t>
      </w:r>
      <w:r>
        <w:rPr>
          <w:b/>
          <w:bCs/>
        </w:rPr>
        <w:t xml:space="preserve">Modifiche.</w:t>
      </w:r>
      <w:r>
        <w:t xml:space="preserve"> Ogni modifica al Contratto richiede la forma scritta e la firma di entrambe le Parti.</w:t>
      </w:r>
    </w:p>
    <w:p>
      <w:pPr>
        <w:spacing w:after="120" w:line="276"/>
        <w:jc w:val="both"/>
      </w:pPr>
      <w:r>
        <w:rPr>
          <w:b/>
          <w:bCs/>
          <w:color w:val="1F3A5F"/>
        </w:rPr>
        <w:t xml:space="preserve">12.5  </w:t>
      </w:r>
      <w:r>
        <w:rPr>
          <w:b/>
          <w:bCs/>
        </w:rPr>
        <w:t xml:space="preserve">Ordine di prevalenza.</w:t>
      </w:r>
      <w:r>
        <w:t xml:space="preserve"> In caso di contrasto prevalgono, nell'ordine: il Contratto, l'Allegato C, l'Allegato D, l'Allegato B, l'Allegato A, il Manuale.</w:t>
      </w:r>
    </w:p>
    <w:p>
      <w:pPr>
        <w:spacing w:after="120" w:line="276"/>
        <w:jc w:val="both"/>
      </w:pPr>
      <w:r>
        <w:rPr>
          <w:b/>
          <w:bCs/>
          <w:color w:val="1F3A5F"/>
        </w:rPr>
        <w:t xml:space="preserve">12.6  </w:t>
      </w:r>
      <w:r>
        <w:rPr>
          <w:b/>
          <w:bCs/>
        </w:rPr>
        <w:t xml:space="preserve">Legge e foro.</w:t>
      </w:r>
      <w:r>
        <w:t xml:space="preserve"> Il Contratto è regolato dalla legge italiana. Per ogni controversia è competente in via esclusiva il Foro di Frosinone.</w:t>
      </w:r>
    </w:p>
    <w:p>
      <w:pPr>
        <w:spacing w:after="120" w:line="276"/>
        <w:jc w:val="both"/>
      </w:pPr>
      <w:r>
        <w:rPr>
          <w:b/>
          <w:bCs/>
          <w:color w:val="1F3A5F"/>
        </w:rPr>
        <w:t xml:space="preserve">12.7  </w:t>
      </w:r>
      <w:r>
        <w:rPr>
          <w:b/>
          <w:bCs/>
        </w:rPr>
        <w:t xml:space="preserve">Invalidità parziale.</w:t>
      </w:r>
      <w:r>
        <w:t xml:space="preserve"> L'invalidità di una clausola non comporta l'invalidità delle altre.</w:t>
      </w:r>
    </w:p>
    <w:p>
      <w:pPr>
        <w:keepNext/>
        <w:pBdr>
          <w:bottom w:val="single" w:color="6599CD" w:sz="6" w:space="2"/>
        </w:pBdr>
        <w:spacing w:after="120" w:before="280"/>
      </w:pPr>
      <w:r>
        <w:rPr>
          <w:b/>
          <w:bCs/>
          <w:color w:val="1F3A5F"/>
          <w:sz w:val="22"/>
          <w:szCs w:val="22"/>
        </w:rPr>
        <w:t xml:space="preserve">Art. 13 – Modifiche dovute al Conservatore o alla normativa</w:t>
      </w:r>
    </w:p>
    <w:p>
      <w:pPr>
        <w:spacing w:after="120" w:line="276"/>
        <w:jc w:val="both"/>
      </w:pPr>
      <w:r>
        <w:rPr>
          <w:b/>
          <w:bCs/>
          <w:color w:val="1F3A5F"/>
        </w:rPr>
        <w:t xml:space="preserve">13.1  </w:t>
      </w:r>
      <w:r>
        <w:t xml:space="preserve">Il Cliente prende atto che il Servizio dipende dal Sistema di Conservazione del Conservatore, che può modificare le proprie condizioni, il Manuale e le funzionalità del Sistema.</w:t>
      </w:r>
    </w:p>
    <w:p>
      <w:pPr>
        <w:spacing w:after="120" w:line="276"/>
        <w:jc w:val="both"/>
      </w:pPr>
      <w:r>
        <w:rPr>
          <w:b/>
          <w:bCs/>
          <w:color w:val="1F3A5F"/>
        </w:rPr>
        <w:t xml:space="preserve">13.2  </w:t>
      </w:r>
      <w:r>
        <w:t xml:space="preserve">Se il Conservatore o una nuova norma impongono modifiche al Servizio o ai prezzi, WST le comunica al Cliente via PEC con almeno 30 giorni di preavviso, o con il preavviso più breve ricevuto dal Conservatore o imposto dalla norma.</w:t>
      </w:r>
    </w:p>
    <w:p>
      <w:pPr>
        <w:spacing w:after="120" w:line="276"/>
        <w:jc w:val="both"/>
      </w:pPr>
      <w:r>
        <w:rPr>
          <w:b/>
          <w:bCs/>
          <w:color w:val="1F3A5F"/>
        </w:rPr>
        <w:t xml:space="preserve">13.3  </w:t>
      </w:r>
      <w:r>
        <w:t xml:space="preserve">Se la modifica peggiora le condizioni del Cliente, questi può recedere via PEC prima della sua entrata in vigore, senza penali. In mancanza di recesso la modifica si intende accettata.</w:t>
      </w:r>
    </w:p>
    <w:p>
      <w:pPr>
        <w:spacing w:after="120" w:line="276"/>
        <w:jc w:val="both"/>
      </w:pPr>
      <w:r>
        <w:rPr>
          <w:b/>
          <w:bCs/>
          <w:color w:val="1F3A5F"/>
        </w:rPr>
        <w:t xml:space="preserve">13.4  </w:t>
      </w:r>
      <w:r>
        <w:t xml:space="preserve">WST può sostituire il Conservatore con altro conservatore che rispetti i requisiti delle Linee Guida AgID, alle stesse condizioni economiche, dandone comunicazione via PEC con 60 giorni di preavviso. Il Cliente può opporsi recedendo dal Contratto entro lo stesso termine.</w:t>
      </w:r>
    </w:p>
    <w:p>
      <w:pPr>
        <w:keepNext/>
        <w:pBdr>
          <w:bottom w:val="single" w:color="6599CD" w:sz="6" w:space="2"/>
        </w:pBdr>
        <w:spacing w:after="120" w:before="280"/>
      </w:pPr>
      <w:r>
        <w:rPr>
          <w:b/>
          <w:bCs/>
          <w:color w:val="1F3A5F"/>
          <w:sz w:val="22"/>
          <w:szCs w:val="22"/>
        </w:rPr>
        <w:t xml:space="preserve">Art. 14 – Conclusione del Contratto e firma elettronica</w:t>
      </w:r>
    </w:p>
    <w:p>
      <w:pPr>
        <w:spacing w:after="120" w:line="276"/>
        <w:jc w:val="both"/>
      </w:pPr>
      <w:r>
        <w:rPr>
          <w:b/>
          <w:bCs/>
          <w:color w:val="1F3A5F"/>
        </w:rPr>
        <w:t xml:space="preserve">14.1  </w:t>
      </w:r>
      <w:r>
        <w:t xml:space="preserve">Il Contratto si conclude con la firma del Cliente, apposta con una delle seguenti modalità:</w:t>
      </w:r>
    </w:p>
    <w:p>
      <w:pPr>
        <w:pStyle w:val="ListParagraph"/>
        <w:numPr>
          <w:ilvl w:val="0"/>
          <w:numId w:val="3"/>
        </w:numPr>
        <w:spacing w:after="80" w:line="276"/>
        <w:jc w:val="both"/>
      </w:pPr>
      <w:r>
        <w:t xml:space="preserve">firma digitale o firma elettronica qualificata;</w:t>
      </w:r>
    </w:p>
    <w:p>
      <w:pPr>
        <w:pStyle w:val="ListParagraph"/>
        <w:numPr>
          <w:ilvl w:val="0"/>
          <w:numId w:val="3"/>
        </w:numPr>
        <w:spacing w:after="80" w:line="276"/>
        <w:jc w:val="both"/>
      </w:pPr>
      <w:r>
        <w:t xml:space="preserve">firma elettronica avanzata, anche tramite codice OTP inviato al cellulare del firmatario, su piattaforma messa a disposizione da WST.</w:t>
      </w:r>
    </w:p>
    <w:p>
      <w:pPr>
        <w:spacing w:after="120" w:line="276"/>
        <w:jc w:val="both"/>
      </w:pPr>
      <w:r>
        <w:rPr>
          <w:b/>
          <w:bCs/>
          <w:color w:val="1F3A5F"/>
        </w:rPr>
        <w:t xml:space="preserve">14.2  </w:t>
      </w:r>
      <w:r>
        <w:t xml:space="preserve">Le Parti riconoscono che il documento firmato in questo modo soddisfa la forma scritta ai sensi dell'art. 20, comma 1-bis, del CAD, anche ai fini dell'approvazione specifica delle clausole di cui agli artt. 1341 e 1342 c.c.</w:t>
      </w:r>
    </w:p>
    <w:p>
      <w:pPr>
        <w:spacing w:after="120" w:line="276"/>
        <w:jc w:val="both"/>
      </w:pPr>
      <w:r>
        <w:rPr>
          <w:b/>
          <w:bCs/>
          <w:color w:val="1F3A5F"/>
        </w:rPr>
        <w:t xml:space="preserve">14.3  </w:t>
      </w:r>
      <w:r>
        <w:t xml:space="preserve">Chi firma per il Cliente dichiara di averne i poteri. Il Cliente consegna a WST, su richiesta, la visura camerale o la procura.</w:t>
      </w:r>
    </w:p>
    <w:p>
      <w:pPr>
        <w:spacing w:after="120" w:line="276"/>
        <w:jc w:val="both"/>
      </w:pPr>
      <w:r>
        <w:rPr>
          <w:b/>
          <w:bCs/>
          <w:color w:val="1F3A5F"/>
        </w:rPr>
        <w:t xml:space="preserve">14.4  </w:t>
      </w:r>
      <w:r>
        <w:t xml:space="preserve">Le modifiche agli Allegati A e B e le comunicazioni operative possono essere accettate anche con conferma via PEC o per e-mail all'indirizzo indicato da WST, purché non riguardino le clausole elencate nella sezione Firme.</w:t>
      </w:r>
    </w:p>
    <w:p>
      <w:pPr>
        <w:spacing w:after="120" w:line="276"/>
        <w:jc w:val="both"/>
      </w:pPr>
      <w:r>
        <w:rPr>
          <w:b/>
          <w:bCs/>
          <w:color w:val="1F3A5F"/>
        </w:rPr>
        <w:t xml:space="preserve">14.5  </w:t>
      </w:r>
      <w:r>
        <w:t xml:space="preserve">WST conserva il Contratto firmato e le evidenze del processo di firma (data, ora, identificativo del firmatario, esito della verifica OTP) per tutta la durata del Contratto e per i 10 anni successivi.</w:t>
      </w:r>
    </w:p>
    <w:p>
      <w:pPr>
        <w:keepNext/>
        <w:pBdr>
          <w:bottom w:val="single" w:color="6599CD" w:sz="6" w:space="2"/>
        </w:pBdr>
        <w:spacing w:after="120" w:before="280"/>
      </w:pPr>
      <w:r>
        <w:rPr>
          <w:b/>
          <w:bCs/>
          <w:color w:val="1F3A5F"/>
          <w:sz w:val="22"/>
          <w:szCs w:val="22"/>
        </w:rPr>
        <w:t xml:space="preserve">Art. 15 – Licenza d'uso del Software (solo Produttori)</w:t>
      </w:r>
    </w:p>
    <w:p>
      <w:pPr>
        <w:spacing w:after="120" w:line="276"/>
        <w:jc w:val="both"/>
      </w:pPr>
      <w:r>
        <w:rPr>
          <w:b/>
          <w:bCs/>
          <w:color w:val="1F3A5F"/>
        </w:rPr>
        <w:t xml:space="preserve">15.1  </w:t>
      </w:r>
      <w:r>
        <w:t xml:space="preserve">Se il Cliente è un Produttore, WST gli concede per la durata del Contratto una licenza d'uso non esclusiva e non trasferibile del Software, per la sola gestione dei propri xFIR e registri.</w:t>
      </w:r>
    </w:p>
    <w:p>
      <w:pPr>
        <w:spacing w:after="120" w:line="276"/>
        <w:jc w:val="both"/>
      </w:pPr>
      <w:r>
        <w:rPr>
          <w:b/>
          <w:bCs/>
          <w:color w:val="1F3A5F"/>
        </w:rPr>
        <w:t xml:space="preserve">15.2  </w:t>
      </w:r>
      <w:del w:id="9042" w:author="Claude" w:date="2026-10-16T09:00:00Z">
        <w:r>
          <w:delText xml:space="preserve">La licenza è compresa nel canone annuale del Pacchetto Produttori indicato nell'Allegato B. Cessa automaticamente con la cessazione del Contratto, salvo il diritto del Cliente di ottenere l'esibizione dei documenti già conservati secondo l'art. 11.</w:delText>
        </w:r>
      </w:del>
      <w:ins w:id="9043" w:author="Claude" w:date="2026-10-16T09:00:00Z">
        <w:r>
          <w:t xml:space="preserve">La licenza è compresa nel canone annuale del Pacchetto Produttori indicato nell'Allegato B. Cessa automaticamente con la cessazione del Contratto; per i documenti già conservati si applica l'art. 11.</w:t>
        </w:r>
      </w:ins>
    </w:p>
    <w:p>
      <w:pPr>
        <w:spacing w:after="120" w:line="276"/>
        <w:jc w:val="both"/>
      </w:pPr>
      <w:r>
        <w:rPr>
          <w:b/>
          <w:bCs/>
          <w:color w:val="1F3A5F"/>
        </w:rPr>
        <w:t xml:space="preserve">15.3  </w:t>
      </w:r>
      <w:r>
        <w:t xml:space="preserve">Il Software resta di proprietà esclusiva di WST. Il Cliente non può copiarlo, modificarlo, decompilarlo, cederlo, concederlo in sublicenza o metterlo a disposizione di terzi.</w:t>
      </w:r>
    </w:p>
    <w:p>
      <w:pPr>
        <w:spacing w:after="120" w:line="276"/>
        <w:jc w:val="both"/>
      </w:pPr>
      <w:r>
        <w:rPr>
          <w:b/>
          <w:bCs/>
          <w:color w:val="1F3A5F"/>
        </w:rPr>
        <w:t xml:space="preserve">15.4  </w:t>
      </w:r>
      <w:r>
        <w:t xml:space="preserve">WST può aggiornare il Software, anche modificandone le funzioni, per adeguarlo alle specifiche RENTRI o per migliorarlo. Il Cliente è tenuto a usare la versione aggiornata.</w:t>
      </w:r>
    </w:p>
    <w:p>
      <w:pPr>
        <w:spacing w:after="120" w:line="276"/>
        <w:jc w:val="both"/>
      </w:pPr>
      <w:r>
        <w:rPr>
          <w:b/>
          <w:bCs/>
          <w:color w:val="1F3A5F"/>
        </w:rPr>
        <w:t xml:space="preserve">15.5  </w:t>
      </w:r>
      <w:r>
        <w:t xml:space="preserve">Il Cliente resta responsabile della correttezza dei dati inseriti nel Software e degli adempimenti verso il RENTRI. Al Software si applicano le limitazioni di responsabilità dell'art. 9.</w:t>
      </w:r>
    </w:p>
    <w:p>
      <w:pPr>
        <w:spacing w:after="120" w:line="276"/>
        <w:jc w:val="both"/>
      </w:pPr>
      <w:r>
        <w:rPr>
          <w:b/>
          <w:bCs/>
          <w:color w:val="1F3A5F"/>
        </w:rPr>
        <w:t xml:space="preserve">15.6  </w:t>
      </w:r>
      <w:r>
        <w:t xml:space="preserve">Per i Trasportatori la licenza del Software resta regolata dal relativo contratto separato, che il presente Contratto non modifica.</w:t>
      </w:r>
    </w:p>
    <w:p>
      <w:pPr>
        <w:keepNext/>
        <w:pBdr>
          <w:bottom w:val="single" w:color="6599CD" w:sz="6" w:space="2"/>
        </w:pBdr>
        <w:spacing w:after="120" w:before="280"/>
      </w:pPr>
      <w:r>
        <w:rPr>
          <w:b/>
          <w:bCs/>
          <w:color w:val="1F3A5F"/>
          <w:sz w:val="22"/>
          <w:szCs w:val="22"/>
        </w:rPr>
        <w:t xml:space="preserve">Art. 16 – Non aggiramento</w:t>
      </w:r>
    </w:p>
    <w:p>
      <w:pPr>
        <w:spacing w:after="120" w:line="276"/>
        <w:jc w:val="both"/>
      </w:pPr>
      <w:r>
        <w:rPr>
          <w:b/>
          <w:bCs/>
          <w:color w:val="1F3A5F"/>
        </w:rPr>
        <w:t xml:space="preserve">16.1  </w:t>
      </w:r>
      <w:r>
        <w:t xml:space="preserve">Il Cliente riconosce che il rapporto con il Conservatore e con gli altri fornitori del Servizio è frutto dell'organizzazione commerciale di WST.</w:t>
      </w:r>
    </w:p>
    <w:p>
      <w:pPr>
        <w:spacing w:after="120" w:line="276"/>
        <w:jc w:val="both"/>
      </w:pPr>
      <w:r>
        <w:rPr>
          <w:b/>
          <w:bCs/>
          <w:color w:val="1F3A5F"/>
        </w:rPr>
        <w:t xml:space="preserve">16.2  </w:t>
      </w:r>
      <w:r>
        <w:t xml:space="preserve">Per tutta la durata del Contratto e per i 24 mesi successivi alla sua cessazione, il Cliente si impegna a non affidare, direttamente o tramite terzi, al Conservatore o ad altri fornitori conosciuti tramite WST servizi di conservazione o di gestione di xFIR e registri uguali o simili a quelli del Contratto, e a non sollecitarne le offerte.</w:t>
      </w:r>
    </w:p>
    <w:p>
      <w:pPr>
        <w:spacing w:after="120" w:line="276"/>
        <w:jc w:val="both"/>
      </w:pPr>
      <w:r>
        <w:rPr>
          <w:b/>
          <w:bCs/>
          <w:color w:val="1F3A5F"/>
        </w:rPr>
        <w:t xml:space="preserve">16.3  </w:t>
      </w:r>
      <w:r>
        <w:t xml:space="preserve">In caso di violazione, il Cliente paga a WST una penale pari a 24 mensilità dei corrispettivi medi pagati negli ultimi 12 mesi, e comunque non inferiore a 500 €, salvo il risarcimento del maggior danno.</w:t>
      </w:r>
    </w:p>
    <w:p>
      <w:pPr>
        <w:spacing w:after="120" w:line="276"/>
        <w:jc w:val="both"/>
      </w:pPr>
      <w:r>
        <w:rPr>
          <w:b/>
          <w:bCs/>
          <w:color w:val="1F3A5F"/>
        </w:rPr>
        <w:t xml:space="preserve">16.4  </w:t>
      </w:r>
      <w:r>
        <w:t xml:space="preserve">Le informazioni sul Conservatore e sulle condizioni economiche praticate a WST sono riservate ai sensi dell'art. 12.1.</w:t>
      </w:r>
    </w:p>
    <w:p>
      <w:pPr>
        <w:keepNext/>
        <w:pBdr>
          <w:bottom w:val="single" w:color="6599CD" w:sz="6" w:space="2"/>
        </w:pBdr>
        <w:spacing w:after="120" w:before="280"/>
      </w:pPr>
      <w:r>
        <w:rPr>
          <w:b/>
          <w:bCs/>
          <w:color w:val="1F3A5F"/>
          <w:sz w:val="22"/>
          <w:szCs w:val="22"/>
        </w:rPr>
        <w:t xml:space="preserve">Firme</w:t>
      </w:r>
    </w:p>
    <w:p>
      <w:pPr>
        <w:keepNext/>
        <w:keepLines/>
        <w:spacing w:after="120" w:line="276"/>
        <w:jc w:val="both"/>
      </w:pPr>
      <w:r>
        <w:t xml:space="preserve">Documento firmato digitalmente o con firma elettronica avanzata ai sensi dell'art. 14. Luogo e data: ______________________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Web System Technology S.r.l.</w:t>
            </w:r>
          </w:p>
          <w:p>
            <w:pPr>
              <w:spacing w:after="300"/>
            </w:pPr>
            <w:r>
              <w:rPr>
                <w:color w:val="7F7F7F"/>
                <w:sz w:val="18"/>
                <w:szCs w:val="18"/>
              </w:rPr>
              <w:t xml:space="preserve">Il legale rappresentante – Antonio Tomaro</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Cliente</w:t>
            </w:r>
          </w:p>
          <w:p>
            <w:pPr>
              <w:spacing w:after="300"/>
            </w:pPr>
            <w:r>
              <w:rPr>
                <w:color w:val="7F7F7F"/>
                <w:sz w:val="18"/>
                <w:szCs w:val="18"/>
              </w:rPr>
              <w:t xml:space="preserve">Il legale rappresentante</w:t>
            </w:r>
          </w:p>
          <w:p>
            <w:pPr>
              <w:pBdr>
                <w:bottom w:val="single" w:color="404040" w:sz="6" w:space="1"/>
              </w:pBdr>
            </w:pPr>
            <w:r>
              <w:t xml:space="preserve"> </w:t>
            </w:r>
          </w:p>
          <w:p>
            <w:pPr>
              <w:spacing w:after="120"/>
            </w:pPr>
            <w:r>
              <w:rPr>
                <w:color w:val="7F7F7F"/>
                <w:sz w:val="16"/>
                <w:szCs w:val="16"/>
              </w:rPr>
              <w:t xml:space="preserve">Firma</w:t>
            </w:r>
          </w:p>
        </w:tc>
      </w:tr>
    </w:tbl>
    <w:p>
      <w:pPr>
        <w:keepNext/>
        <w:keepLines/>
        <w:spacing w:after="120" w:line="276"/>
        <w:jc w:val="both"/>
      </w:pPr>
      <w:r>
        <w:rPr>
          <w:b/>
          <w:bCs/>
        </w:rPr>
        <w:t xml:space="preserve">Approvazione specifica (artt. 1341 e 1342 c.c.)</w:t>
      </w:r>
    </w:p>
    <w:p>
      <w:pPr>
        <w:keepNext/>
        <w:keepLines/>
        <w:spacing w:after="120" w:line="276"/>
        <w:jc w:val="both"/>
      </w:pPr>
      <w:del w:id="9044" w:author="Claude" w:date="2026-10-16T09:00:00Z">
        <w:r>
          <w:delText xml:space="preserve">Il Cliente dichiara di aver letto il Contratto e gli Allegati e di approvare espressamente, con questa seconda firma separata, le seguenti clausole: art. 2.4 (esclusione di verifiche sul contenuto); art. 4.3 (valore delle notifiche automatiche); art. 3, punti 3 e 7 (responsabilità sul periodo di conservazione e manleva); art. 5.2 (rinnovo automatico); art. 5.4 (clausola risolutiva espressa); art. 5.5 (recesso di WST); art. 5.7 (corrispettivi dovuti in caso di risoluzione); art. 6.4 (sospensione dei versamenti); art. 6.5 (aggiornamento dei prezzi); art. 6.7 (non rimborsabilità dei canoni); art. 6.8 (termine per contestare le fatture); art. 7.4 e 7.5 (cancellazione anticipata: responsabilità e irreversibilità); art. 9.2 e 9.3 (esclusione e limitazione di responsabilità); art. 9.5 (manleva); art. 9.6 (decadenza dai reclami); art. 12.2 (divieto di cessione); art. 12.6 (foro esclusivo); art. 13.3 e 13.4 (modifiche e sostituzione del Conservatore); art. 14.2 (validità della firma elettronica); art. 15.2, 15.3 e 15.5 (cessazione della licenza, divieti d'uso del Software e responsabilità sui dati); art. 16.2 e 16.3 (patto di non aggiramento e penale).</w:delText>
        </w:r>
      </w:del>
      <w:ins w:id="9045" w:author="Claude" w:date="2026-10-16T09:00:00Z">
        <w:r>
          <w:t xml:space="preserve">Il Cliente dichiara di aver letto il Contratto e gli Allegati e di approvare espressamente, con questa seconda firma separata, le seguenti clausole: art. 2.4 (esclusione di verifiche sul contenuto); art. 2.5 (documenti conservati in precedenza); art. 4.3 (valore delle notifiche automatiche); art. 4.4 e 4.5 (esito di conservazione e reinvii a pagamento); art. 3, punti 3 e 7 (responsabilità sul periodo di conservazione e manleva); art. 5.2 (rinnovo automatico); art. 5.4 (clausola risolutiva espressa); art. 5.5 (recesso di WST); art. 5.7 (corrispettivi dovuti in caso di risoluzione); art. 6.4 (sospensione di tutti i servizi per mancato pagamento); art. 6.5 (aggiornamento dei prezzi); art. 6.7 (non rimborsabilità dei canoni); art. 6.8 (termine per contestare le fatture); art. 7.4 e 7.5 (cancellazione anticipata: responsabilità e irreversibilità); art. 9.2 e 9.3 (esclusione e limitazione di responsabilità); art. 9.5 (manleva); art. 9.6 (decadenza dai reclami); art. 11.2, 11.3, 11.4 e 11.5 (cessazione: scelta del Cliente, cancellazione dei documenti, responsabilità del Cliente); art. 12.2 (divieto di cessione); art. 12.6 (foro esclusivo); art. 13.3 e 13.4 (modifiche e sostituzione del Conservatore); art. 14.2 (validità della firma elettronica); art. 15.2, 15.3 e 15.5 (cessazione della licenza, divieti d'uso del Software e responsabilità sui dati); art. 16.2 e 16.3 (patto di non aggiramento e penale).</w:t>
        </w:r>
      </w:ins>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Cliente (seconda firma)</w:t>
            </w:r>
          </w:p>
          <w:p>
            <w:pPr>
              <w:spacing w:after="300"/>
            </w:pPr>
            <w:r>
              <w:rPr>
                <w:color w:val="7F7F7F"/>
                <w:sz w:val="18"/>
                <w:szCs w:val="18"/>
              </w:rPr>
              <w:t xml:space="preserve"> </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Pr>
          <w:p>
            <w:r>
              <w:t xml:space="preserve"/>
            </w:r>
          </w:p>
        </w:tc>
      </w:tr>
    </w:tbl>
    <w:p>
      <w:pPr>
        <w:keepNext/>
        <w:pageBreakBefore/>
        <w:pBdr>
          <w:bottom w:val="single" w:color="6599CD" w:sz="6" w:space="2"/>
        </w:pBdr>
        <w:spacing w:after="120" w:before="0"/>
      </w:pPr>
      <w:r>
        <w:rPr>
          <w:b/>
          <w:bCs/>
          <w:color w:val="1F3A5F"/>
          <w:sz w:val="26"/>
          <w:szCs w:val="26"/>
        </w:rPr>
        <w:t xml:space="preserve">Allegato A – Scheda tecnica</w:t>
      </w:r>
    </w:p>
    <w:p>
      <w:pPr>
        <w:keepNext/>
        <w:keepLines/>
        <w:spacing w:after="120" w:line="276"/>
        <w:jc w:val="both"/>
      </w:pPr>
      <w:r>
        <w:rPr>
          <w:b/>
          <w:bCs/>
        </w:rPr>
        <w:t xml:space="preserve">Dati del Cliente e referenti</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77"/>
        <w:gridCol w:w="6361"/>
      </w:tblGrid>
      <w:tr>
        <w:trPr>
          <w:cantSplit/>
          <w:tblHeader/>
        </w:trPr>
        <w:tc>
          <w:tcPr>
            <w:tcW w:type="dxa" w:w="3277"/>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Campo</w:t>
            </w:r>
          </w:p>
        </w:tc>
        <w:tc>
          <w:tcPr>
            <w:tcW w:type="dxa" w:w="6361"/>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Valore</w:t>
            </w: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Tipologia di Cliente</w:t>
            </w:r>
          </w:p>
        </w:tc>
        <w:tc>
          <w:tcPr>
            <w:tcW w:type="dxa" w:w="6361"/>
            <w:tcMar>
              <w:top w:type="dxa" w:w="20"/>
              <w:left w:type="dxa" w:w="100"/>
              <w:bottom w:type="dxa" w:w="20"/>
              <w:right w:type="dxa" w:w="100"/>
            </w:tcMar>
            <w:vAlign w:val="center"/>
          </w:tcPr>
          <w:p>
            <w:pPr>
              <w:spacing w:after="0" w:before="0"/>
            </w:pPr>
            <w:r>
              <w:rPr>
                <w:sz w:val="19"/>
                <w:szCs w:val="19"/>
              </w:rPr>
              <w:t xml:space="preserve">☐ Trasportatore (già licenziatario del Software)   ☐ Produttore (Software incluso)</w:t>
            </w: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Ragione sociale / P.IVA / C.F.</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Sede (indirizzo, CAP, città, provincia, Stato)</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PEC</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Responsabile della conservazione (nome, e-mail, cellulare)</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Referente tecnico (nome, e-mail, cellulare)</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Volume stimato di documenti per anno (MB)</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Periodicità di versamento (giornaliera, mensile, …)</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Modalità di consegna dei documenti a WST (integrazione con il gestionale rifiuti / invio file)</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Software gestionale rifiuti utilizzato</w:t>
            </w:r>
          </w:p>
        </w:tc>
        <w:tc>
          <w:tcPr>
            <w:tcW w:type="dxa" w:w="6361"/>
            <w:shd w:fill="EAF1F9" w:color="auto" w:val="clear"/>
            <w:tcMar>
              <w:top w:type="dxa" w:w="20"/>
              <w:left w:type="dxa" w:w="100"/>
              <w:bottom w:type="dxa" w:w="20"/>
              <w:right w:type="dxa" w:w="100"/>
            </w:tcMar>
            <w:vAlign w:val="center"/>
          </w:tcPr>
          <w:p>
            <w:pPr>
              <w:spacing w:after="0" w:before="0"/>
            </w:pPr>
          </w:p>
        </w:tc>
      </w:tr>
      <w:tr>
        <w:trPr>
          <w:cantSplit/>
          <w:tblHeader w:val="false"/>
        </w:trPr>
        <w:tc>
          <w:tcPr>
            <w:tcW w:type="dxa" w:w="3277"/>
            <w:tcMar>
              <w:top w:type="dxa" w:w="20"/>
              <w:left w:type="dxa" w:w="100"/>
              <w:bottom w:type="dxa" w:w="20"/>
              <w:right w:type="dxa" w:w="100"/>
            </w:tcMar>
            <w:vAlign w:val="center"/>
          </w:tcPr>
          <w:p>
            <w:pPr>
              <w:spacing w:after="0" w:before="0"/>
            </w:pPr>
            <w:r>
              <w:rPr>
                <w:sz w:val="19"/>
                <w:szCs w:val="19"/>
              </w:rPr>
              <w:t xml:space="preserve">Indirizzo PEC o e-mail per le richieste di esibizione</w:t>
            </w:r>
          </w:p>
        </w:tc>
        <w:tc>
          <w:tcPr>
            <w:tcW w:type="dxa" w:w="6361"/>
            <w:tcMar>
              <w:top w:type="dxa" w:w="20"/>
              <w:left w:type="dxa" w:w="100"/>
              <w:bottom w:type="dxa" w:w="20"/>
              <w:right w:type="dxa" w:w="100"/>
            </w:tcMar>
            <w:vAlign w:val="center"/>
          </w:tcPr>
          <w:p>
            <w:pPr>
              <w:spacing w:after="0" w:before="0"/>
            </w:pPr>
          </w:p>
        </w:tc>
      </w:tr>
      <w:tr>
        <w:trPr>
          <w:cantSplit/>
          <w:tblHeader w:val="false"/>
        </w:trPr>
        <w:tc>
          <w:tcPr>
            <w:tcW w:type="dxa" w:w="3277"/>
            <w:shd w:fill="EAF1F9" w:color="auto" w:val="clear"/>
            <w:tcMar>
              <w:top w:type="dxa" w:w="20"/>
              <w:left w:type="dxa" w:w="100"/>
              <w:bottom w:type="dxa" w:w="20"/>
              <w:right w:type="dxa" w:w="100"/>
            </w:tcMar>
            <w:vAlign w:val="center"/>
          </w:tcPr>
          <w:p>
            <w:pPr>
              <w:spacing w:after="0" w:before="0"/>
            </w:pPr>
            <w:r>
              <w:rPr>
                <w:sz w:val="19"/>
                <w:szCs w:val="19"/>
              </w:rPr>
              <w:t xml:space="preserve">E-mail per le notifiche automatiche sugli esiti dei versamenti</w:t>
            </w:r>
          </w:p>
        </w:tc>
        <w:tc>
          <w:tcPr>
            <w:tcW w:type="dxa" w:w="6361"/>
            <w:shd w:fill="EAF1F9" w:color="auto" w:val="clear"/>
            <w:tcMar>
              <w:top w:type="dxa" w:w="20"/>
              <w:left w:type="dxa" w:w="100"/>
              <w:bottom w:type="dxa" w:w="20"/>
              <w:right w:type="dxa" w:w="100"/>
            </w:tcMar>
            <w:vAlign w:val="center"/>
          </w:tcPr>
          <w:p>
            <w:pPr>
              <w:spacing w:after="0" w:before="0"/>
            </w:pPr>
          </w:p>
        </w:tc>
      </w:tr>
    </w:tbl>
    <w:p>
      <w:pPr>
        <w:spacing w:after="120"/>
      </w:pPr>
    </w:p>
    <w:p>
      <w:pPr>
        <w:keepNext/>
        <w:keepLines/>
        <w:spacing w:after="120" w:line="276"/>
        <w:jc w:val="both"/>
      </w:pPr>
      <w:r>
        <w:rPr>
          <w:b/>
          <w:bCs/>
        </w:rPr>
        <w:t xml:space="preserve">Tipologie documentali</w:t>
      </w:r>
    </w:p>
    <w:p>
      <w:pPr>
        <w:keepNext w:val="false"/>
        <w:keepLines w:val="false"/>
        <w:spacing w:after="120" w:line="276"/>
        <w:jc w:val="both"/>
      </w:pPr>
      <w:r>
        <w:t xml:space="preserve">Il Periodo di conservazione è di 3 anni dall'anno solare di versamento. Un periodo più lungo va indicato qui e si paga secondo l'art. 7.2.</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38"/>
        <w:gridCol w:w="1800"/>
        <w:gridCol w:w="1800"/>
      </w:tblGrid>
      <w:tr>
        <w:trPr>
          <w:cantSplit/>
          <w:tblHeader/>
        </w:trPr>
        <w:tc>
          <w:tcPr>
            <w:tcW w:type="dxa" w:w="24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Tipologia documentale</w:t>
            </w:r>
          </w:p>
        </w:tc>
        <w:tc>
          <w:tcPr>
            <w:tcW w:type="dxa" w:w="3638"/>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Formati</w:t>
            </w:r>
          </w:p>
        </w:tc>
        <w:tc>
          <w:tcPr>
            <w:tcW w:type="dxa" w:w="18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Periodo concordato (anni)</w:t>
            </w:r>
          </w:p>
        </w:tc>
        <w:tc>
          <w:tcPr>
            <w:tcW w:type="dxa" w:w="180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Periodo di legge (anni)</w:t>
            </w:r>
          </w:p>
        </w:tc>
      </w:tr>
      <w:tr>
        <w:trPr>
          <w:cantSplit/>
          <w:tblHeader w:val="false"/>
        </w:trPr>
        <w:tc>
          <w:tcPr>
            <w:tcW w:type="dxa" w:w="2400"/>
            <w:tcMar>
              <w:top w:type="dxa" w:w="20"/>
              <w:left w:type="dxa" w:w="100"/>
              <w:bottom w:type="dxa" w:w="20"/>
              <w:right w:type="dxa" w:w="100"/>
            </w:tcMar>
            <w:vAlign w:val="center"/>
          </w:tcPr>
          <w:p>
            <w:pPr>
              <w:spacing w:after="0" w:before="0"/>
            </w:pPr>
            <w:r>
              <w:rPr>
                <w:sz w:val="19"/>
                <w:szCs w:val="19"/>
              </w:rPr>
              <w:t xml:space="preserve">xFIR – Formulari di identificazione dei rifiuti digitali</w:t>
            </w:r>
          </w:p>
        </w:tc>
        <w:tc>
          <w:tcPr>
            <w:tcW w:type="dxa" w:w="3638"/>
            <w:tcMar>
              <w:top w:type="dxa" w:w="20"/>
              <w:left w:type="dxa" w:w="100"/>
              <w:bottom w:type="dxa" w:w="20"/>
              <w:right w:type="dxa" w:w="100"/>
            </w:tcMar>
            <w:vAlign w:val="center"/>
          </w:tcPr>
          <w:p>
            <w:pPr>
              <w:spacing w:after="0" w:before="0"/>
            </w:pPr>
            <w:r>
              <w:rPr>
                <w:sz w:val="19"/>
                <w:szCs w:val="19"/>
              </w:rPr>
              <w:t xml:space="preserve">xml, pdf, p7m</w:t>
            </w:r>
          </w:p>
        </w:tc>
        <w:tc>
          <w:tcPr>
            <w:tcW w:type="dxa" w:w="1800"/>
            <w:tcMar>
              <w:top w:type="dxa" w:w="20"/>
              <w:left w:type="dxa" w:w="100"/>
              <w:bottom w:type="dxa" w:w="20"/>
              <w:right w:type="dxa" w:w="100"/>
            </w:tcMar>
            <w:vAlign w:val="center"/>
          </w:tcPr>
          <w:p>
            <w:pPr>
              <w:spacing w:after="0" w:before="0"/>
            </w:pPr>
            <w:r>
              <w:rPr>
                <w:sz w:val="19"/>
                <w:szCs w:val="19"/>
              </w:rPr>
              <w:t xml:space="preserve">3</w:t>
            </w:r>
          </w:p>
        </w:tc>
        <w:tc>
          <w:tcPr>
            <w:tcW w:type="dxa" w:w="1800"/>
            <w:tcMar>
              <w:top w:type="dxa" w:w="20"/>
              <w:left w:type="dxa" w:w="100"/>
              <w:bottom w:type="dxa" w:w="20"/>
              <w:right w:type="dxa" w:w="100"/>
            </w:tcMar>
            <w:vAlign w:val="center"/>
          </w:tcPr>
          <w:p>
            <w:pPr>
              <w:spacing w:after="0" w:before="0"/>
            </w:pPr>
            <w:r>
              <w:rPr>
                <w:sz w:val="19"/>
                <w:szCs w:val="19"/>
              </w:rPr>
              <w:t xml:space="preserve">3 (art. 193 D.Lgs. 152/2006)</w:t>
            </w:r>
          </w:p>
        </w:tc>
      </w:tr>
      <w:tr>
        <w:trPr>
          <w:cantSplit/>
          <w:tblHeader w:val="false"/>
        </w:trPr>
        <w:tc>
          <w:tcPr>
            <w:tcW w:type="dxa" w:w="2400"/>
            <w:shd w:fill="EAF1F9" w:color="auto" w:val="clear"/>
            <w:tcMar>
              <w:top w:type="dxa" w:w="20"/>
              <w:left w:type="dxa" w:w="100"/>
              <w:bottom w:type="dxa" w:w="20"/>
              <w:right w:type="dxa" w:w="100"/>
            </w:tcMar>
            <w:vAlign w:val="center"/>
          </w:tcPr>
          <w:p>
            <w:pPr>
              <w:spacing w:after="0" w:before="0"/>
            </w:pPr>
            <w:r>
              <w:rPr>
                <w:sz w:val="19"/>
                <w:szCs w:val="19"/>
              </w:rPr>
              <w:t xml:space="preserve">Registro cronologico di carico e scarico (RENTRI)</w:t>
            </w:r>
          </w:p>
        </w:tc>
        <w:tc>
          <w:tcPr>
            <w:tcW w:type="dxa" w:w="3638"/>
            <w:shd w:fill="EAF1F9" w:color="auto" w:val="clear"/>
            <w:tcMar>
              <w:top w:type="dxa" w:w="20"/>
              <w:left w:type="dxa" w:w="100"/>
              <w:bottom w:type="dxa" w:w="20"/>
              <w:right w:type="dxa" w:w="100"/>
            </w:tcMar>
            <w:vAlign w:val="center"/>
          </w:tcPr>
          <w:p>
            <w:pPr>
              <w:spacing w:after="0" w:before="0"/>
            </w:pPr>
            <w:r>
              <w:rPr>
                <w:sz w:val="19"/>
                <w:szCs w:val="19"/>
              </w:rPr>
              <w:t xml:space="preserve">xml, pdf, p7m</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3</w:t>
            </w:r>
          </w:p>
        </w:tc>
        <w:tc>
          <w:tcPr>
            <w:tcW w:type="dxa" w:w="1800"/>
            <w:shd w:fill="EAF1F9" w:color="auto" w:val="clear"/>
            <w:tcMar>
              <w:top w:type="dxa" w:w="20"/>
              <w:left w:type="dxa" w:w="100"/>
              <w:bottom w:type="dxa" w:w="20"/>
              <w:right w:type="dxa" w:w="100"/>
            </w:tcMar>
            <w:vAlign w:val="center"/>
          </w:tcPr>
          <w:p>
            <w:pPr>
              <w:spacing w:after="0" w:before="0"/>
            </w:pPr>
            <w:r>
              <w:rPr>
                <w:sz w:val="19"/>
                <w:szCs w:val="19"/>
              </w:rPr>
              <w:t xml:space="preserve">3 dall'ultima registrazione (art. 190 D.Lgs. 152/2006)</w:t>
            </w:r>
          </w:p>
        </w:tc>
      </w:tr>
      <w:tr>
        <w:trPr>
          <w:cantSplit/>
          <w:tblHeader w:val="false"/>
        </w:trPr>
        <w:tc>
          <w:tcPr>
            <w:tcW w:type="dxa" w:w="2400"/>
            <w:tcMar>
              <w:top w:type="dxa" w:w="20"/>
              <w:left w:type="dxa" w:w="100"/>
              <w:bottom w:type="dxa" w:w="20"/>
              <w:right w:type="dxa" w:w="100"/>
            </w:tcMar>
            <w:vAlign w:val="center"/>
          </w:tcPr>
          <w:p>
            <w:pPr>
              <w:spacing w:after="0" w:before="0"/>
            </w:pPr>
            <w:r>
              <w:rPr>
                <w:sz w:val="19"/>
                <w:szCs w:val="19"/>
              </w:rPr>
              <w:t xml:space="preserve">Allegati a xFIR (documenti di trasporto, analisi, ricevute RENTRI)</w:t>
            </w:r>
          </w:p>
        </w:tc>
        <w:tc>
          <w:tcPr>
            <w:tcW w:type="dxa" w:w="3638"/>
            <w:tcMar>
              <w:top w:type="dxa" w:w="20"/>
              <w:left w:type="dxa" w:w="100"/>
              <w:bottom w:type="dxa" w:w="20"/>
              <w:right w:type="dxa" w:w="100"/>
            </w:tcMar>
            <w:vAlign w:val="center"/>
          </w:tcPr>
          <w:p>
            <w:pPr>
              <w:spacing w:after="0" w:before="0"/>
            </w:pPr>
            <w:r>
              <w:rPr>
                <w:sz w:val="19"/>
                <w:szCs w:val="19"/>
              </w:rPr>
              <w:t xml:space="preserve">pdf, xml, p7m</w:t>
            </w:r>
          </w:p>
        </w:tc>
        <w:tc>
          <w:tcPr>
            <w:tcW w:type="dxa" w:w="1800"/>
            <w:tcMar>
              <w:top w:type="dxa" w:w="20"/>
              <w:left w:type="dxa" w:w="100"/>
              <w:bottom w:type="dxa" w:w="20"/>
              <w:right w:type="dxa" w:w="100"/>
            </w:tcMar>
            <w:vAlign w:val="center"/>
          </w:tcPr>
          <w:p>
            <w:pPr>
              <w:spacing w:after="0" w:before="0"/>
            </w:pPr>
            <w:r>
              <w:rPr>
                <w:sz w:val="19"/>
                <w:szCs w:val="19"/>
              </w:rPr>
              <w:t xml:space="preserve">3</w:t>
            </w:r>
          </w:p>
        </w:tc>
        <w:tc>
          <w:tcPr>
            <w:tcW w:type="dxa" w:w="1800"/>
            <w:tcMar>
              <w:top w:type="dxa" w:w="20"/>
              <w:left w:type="dxa" w:w="100"/>
              <w:bottom w:type="dxa" w:w="20"/>
              <w:right w:type="dxa" w:w="100"/>
            </w:tcMar>
            <w:vAlign w:val="center"/>
          </w:tcPr>
          <w:p>
            <w:pPr>
              <w:spacing w:after="0" w:before="0"/>
            </w:pPr>
            <w:r>
              <w:rPr>
                <w:sz w:val="19"/>
                <w:szCs w:val="19"/>
              </w:rPr>
              <w:t xml:space="preserve">3</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Per accettazione – Il Cliente</w:t>
            </w:r>
          </w:p>
          <w:p>
            <w:pPr>
              <w:spacing w:after="300"/>
            </w:pPr>
            <w:r>
              <w:rPr>
                <w:color w:val="7F7F7F"/>
                <w:sz w:val="18"/>
                <w:szCs w:val="18"/>
              </w:rPr>
              <w:t xml:space="preserve"> </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Pr>
          <w:p>
            <w:r>
              <w:t xml:space="preserve"/>
            </w:r>
          </w:p>
        </w:tc>
      </w:tr>
    </w:tbl>
    <w:p>
      <w:pPr>
        <w:keepNext/>
        <w:pageBreakBefore/>
        <w:pBdr>
          <w:bottom w:val="single" w:color="6599CD" w:sz="6" w:space="2"/>
        </w:pBdr>
        <w:spacing w:after="120" w:before="0"/>
      </w:pPr>
      <w:r>
        <w:rPr>
          <w:b/>
          <w:bCs/>
          <w:color w:val="1F3A5F"/>
          <w:sz w:val="26"/>
          <w:szCs w:val="26"/>
        </w:rPr>
        <w:t xml:space="preserve">Allegato B – Corrispettivi</w:t>
      </w:r>
    </w:p>
    <w:p>
      <w:pPr>
        <w:keepNext w:val="false"/>
        <w:keepLines w:val="false"/>
        <w:spacing w:after="120" w:line="276"/>
        <w:jc w:val="both"/>
      </w:pPr>
      <w:r>
        <w:t xml:space="preserve">Prezzi IVA esclusa, validi fino al 31 dicembre 2027. Tutti i corrispettivi sono calcolati sullo spazio, mai sul numero di documenti.</w:t>
      </w:r>
    </w:p>
    <w:p>
      <w:pPr>
        <w:keepNext/>
        <w:keepLines/>
        <w:spacing w:after="120" w:line="276"/>
        <w:jc w:val="both"/>
      </w:pPr>
      <w:r>
        <w:rPr>
          <w:b/>
          <w:bCs/>
        </w:rPr>
        <w:t xml:space="preserve">Pacchetto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976"/>
        <w:gridCol w:w="2120"/>
        <w:gridCol w:w="1542"/>
      </w:tblGrid>
      <w:tr>
        <w:trPr>
          <w:cantSplit/>
          <w:tblHeader/>
        </w:trPr>
        <w:tc>
          <w:tcPr>
            <w:tcW w:type="dxa" w:w="5976"/>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Voce</w:t>
            </w:r>
          </w:p>
        </w:tc>
        <w:tc>
          <w:tcPr>
            <w:tcW w:type="dxa" w:w="212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Unità</w:t>
            </w:r>
          </w:p>
        </w:tc>
        <w:tc>
          <w:tcPr>
            <w:tcW w:type="dxa" w:w="1542"/>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Prezzo (€)</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Pacchetto Trasportatori (già licenziatari del Software): attivazione, 100 MB di spazio, versamento a cura di WST, ricevute, assistenza, fino a 3 esibizioni per anno</w:t>
            </w:r>
          </w:p>
        </w:tc>
        <w:tc>
          <w:tcPr>
            <w:tcW w:type="dxa" w:w="2120"/>
            <w:tcMar>
              <w:top w:type="dxa" w:w="20"/>
              <w:left w:type="dxa" w:w="100"/>
              <w:bottom w:type="dxa" w:w="20"/>
              <w:right w:type="dxa" w:w="100"/>
            </w:tcMar>
            <w:vAlign w:val="center"/>
          </w:tcPr>
          <w:p>
            <w:pPr>
              <w:spacing w:after="0" w:before="0"/>
            </w:pPr>
            <w:r>
              <w:rPr>
                <w:sz w:val="19"/>
                <w:szCs w:val="19"/>
              </w:rPr>
              <w:t xml:space="preserve">per anno solare</w:t>
            </w:r>
          </w:p>
        </w:tc>
        <w:tc>
          <w:tcPr>
            <w:tcW w:type="dxa" w:w="1542"/>
            <w:tcMar>
              <w:top w:type="dxa" w:w="20"/>
              <w:left w:type="dxa" w:w="100"/>
              <w:bottom w:type="dxa" w:w="20"/>
              <w:right w:type="dxa" w:w="100"/>
            </w:tcMar>
            <w:vAlign w:val="center"/>
          </w:tcPr>
          <w:p>
            <w:pPr>
              <w:spacing w:after="0" w:before="0"/>
            </w:pPr>
            <w:r>
              <w:rPr>
                <w:sz w:val="19"/>
                <w:szCs w:val="19"/>
              </w:rPr>
              <w:t xml:space="preserve">100,00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Pacchetto Produttori: licenza del Software, attivazione, 100 MB di spazio, versamento a cura di WST, ricevute, assistenza, fino a 3 esibizioni per anno</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anno solare</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150,00</w:t>
            </w:r>
          </w:p>
        </w:tc>
      </w:tr>
    </w:tbl>
    <w:p>
      <w:pPr>
        <w:spacing w:after="120"/>
      </w:pPr>
    </w:p>
    <w:p>
      <w:pPr>
        <w:keepNext/>
        <w:keepLines/>
        <w:spacing w:after="120" w:line="276"/>
        <w:jc w:val="both"/>
      </w:pPr>
      <w:r>
        <w:rPr>
          <w:b/>
          <w:bCs/>
        </w:rPr>
        <w:t xml:space="preserve">Spazio oltre i 100 MB compresi nel Pacchetto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976"/>
        <w:gridCol w:w="2120"/>
        <w:gridCol w:w="1542"/>
      </w:tblGrid>
      <w:tr>
        <w:trPr>
          <w:cantSplit/>
          <w:tblHeader/>
        </w:trPr>
        <w:tc>
          <w:tcPr>
            <w:tcW w:type="dxa" w:w="5976"/>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Spazio occupato</w:t>
            </w:r>
          </w:p>
        </w:tc>
        <w:tc>
          <w:tcPr>
            <w:tcW w:type="dxa" w:w="212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Unità</w:t>
            </w:r>
          </w:p>
        </w:tc>
        <w:tc>
          <w:tcPr>
            <w:tcW w:type="dxa" w:w="1542"/>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Prezzo (€)</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Da 101 MB a 500 MB</w:t>
            </w:r>
          </w:p>
        </w:tc>
        <w:tc>
          <w:tcPr>
            <w:tcW w:type="dxa" w:w="2120"/>
            <w:tcMar>
              <w:top w:type="dxa" w:w="20"/>
              <w:left w:type="dxa" w:w="100"/>
              <w:bottom w:type="dxa" w:w="20"/>
              <w:right w:type="dxa" w:w="100"/>
            </w:tcMar>
            <w:vAlign w:val="center"/>
          </w:tcPr>
          <w:p>
            <w:pPr>
              <w:spacing w:after="0" w:before="0"/>
            </w:pPr>
            <w:r>
              <w:rPr>
                <w:sz w:val="19"/>
                <w:szCs w:val="19"/>
              </w:rPr>
              <w:t xml:space="preserve">per anno solare</w:t>
            </w:r>
          </w:p>
        </w:tc>
        <w:tc>
          <w:tcPr>
            <w:tcW w:type="dxa" w:w="1542"/>
            <w:tcMar>
              <w:top w:type="dxa" w:w="20"/>
              <w:left w:type="dxa" w:w="100"/>
              <w:bottom w:type="dxa" w:w="20"/>
              <w:right w:type="dxa" w:w="100"/>
            </w:tcMar>
            <w:vAlign w:val="center"/>
          </w:tcPr>
          <w:p>
            <w:pPr>
              <w:spacing w:after="0" w:before="0"/>
            </w:pPr>
            <w:r>
              <w:rPr>
                <w:sz w:val="19"/>
                <w:szCs w:val="19"/>
              </w:rPr>
              <w:t xml:space="preserve">95,00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Da 501 MB a 1 GB</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anno solare</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170,00</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Dal 2° al 10° GB</w:t>
            </w:r>
          </w:p>
        </w:tc>
        <w:tc>
          <w:tcPr>
            <w:tcW w:type="dxa" w:w="2120"/>
            <w:tcMar>
              <w:top w:type="dxa" w:w="20"/>
              <w:left w:type="dxa" w:w="100"/>
              <w:bottom w:type="dxa" w:w="20"/>
              <w:right w:type="dxa" w:w="100"/>
            </w:tcMar>
            <w:vAlign w:val="center"/>
          </w:tcPr>
          <w:p>
            <w:pPr>
              <w:spacing w:after="0" w:before="0"/>
            </w:pPr>
            <w:r>
              <w:rPr>
                <w:sz w:val="19"/>
                <w:szCs w:val="19"/>
              </w:rPr>
              <w:t xml:space="preserve">per GB, per anno</w:t>
            </w:r>
          </w:p>
        </w:tc>
        <w:tc>
          <w:tcPr>
            <w:tcW w:type="dxa" w:w="1542"/>
            <w:tcMar>
              <w:top w:type="dxa" w:w="20"/>
              <w:left w:type="dxa" w:w="100"/>
              <w:bottom w:type="dxa" w:w="20"/>
              <w:right w:type="dxa" w:w="100"/>
            </w:tcMar>
            <w:vAlign w:val="center"/>
          </w:tcPr>
          <w:p>
            <w:pPr>
              <w:spacing w:after="0" w:before="0"/>
            </w:pPr>
            <w:r>
              <w:rPr>
                <w:sz w:val="19"/>
                <w:szCs w:val="19"/>
              </w:rPr>
              <w:t xml:space="preserve">97,00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Dall'11° al 100° GB</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GB, per anno</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73,00</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Oltre 100 GB</w:t>
            </w:r>
          </w:p>
        </w:tc>
        <w:tc>
          <w:tcPr>
            <w:tcW w:type="dxa" w:w="2120"/>
            <w:tcMar>
              <w:top w:type="dxa" w:w="20"/>
              <w:left w:type="dxa" w:w="100"/>
              <w:bottom w:type="dxa" w:w="20"/>
              <w:right w:type="dxa" w:w="100"/>
            </w:tcMar>
            <w:vAlign w:val="center"/>
          </w:tcPr>
          <w:p>
            <w:pPr>
              <w:spacing w:after="0" w:before="0"/>
            </w:pPr>
            <w:r>
              <w:rPr>
                <w:sz w:val="19"/>
                <w:szCs w:val="19"/>
              </w:rPr>
              <w:t xml:space="preserve">per GB, per anno</w:t>
            </w:r>
          </w:p>
        </w:tc>
        <w:tc>
          <w:tcPr>
            <w:tcW w:type="dxa" w:w="1542"/>
            <w:tcMar>
              <w:top w:type="dxa" w:w="20"/>
              <w:left w:type="dxa" w:w="100"/>
              <w:bottom w:type="dxa" w:w="20"/>
              <w:right w:type="dxa" w:w="100"/>
            </w:tcMar>
            <w:vAlign w:val="center"/>
          </w:tcPr>
          <w:p>
            <w:pPr>
              <w:spacing w:after="0" w:before="0"/>
            </w:pPr>
            <w:r>
              <w:rPr>
                <w:sz w:val="19"/>
                <w:szCs w:val="19"/>
              </w:rPr>
              <w:t xml:space="preserve">53,00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Prolungamento oltre i 3 anni</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anno</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stesso canone annuale</w:t>
            </w:r>
          </w:p>
        </w:tc>
      </w:tr>
    </w:tbl>
    <w:p>
      <w:pPr>
        <w:spacing w:after="120"/>
      </w:pPr>
    </w:p>
    <w:p>
      <w:pPr>
        <w:keepNext w:val="false"/>
        <w:keepLines w:val="false"/>
        <w:spacing w:after="120" w:line="276"/>
        <w:jc w:val="both"/>
      </w:pPr>
      <w:r>
        <w:t xml:space="preserve">Fino a 1 GB si paga la sola fascia raggiunta. Oltre 1 GB le fasce sono progressive: ogni fascia si applica solo ai GB che vi rientrano. Esempi: spazio occupato 300 MB = 95 € per anno; 600 MB = 170 € per anno; 3,4 GB, arrotondato a 4 GB = 170 + 3 × 97 = 461 € per anno. Finché lo spazio resta entro 100 MB il Cliente paga solo il Pacchetto.</w:t>
      </w:r>
    </w:p>
    <w:p>
      <w:pPr>
        <w:keepNext/>
        <w:keepLines/>
        <w:spacing w:after="120" w:line="276"/>
        <w:jc w:val="both"/>
      </w:pPr>
      <w:r>
        <w:rPr>
          <w:b/>
          <w:bCs/>
        </w:rPr>
        <w:t xml:space="preserve">Servizi su richiesta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976"/>
        <w:gridCol w:w="2120"/>
        <w:gridCol w:w="1542"/>
      </w:tblGrid>
      <w:tr>
        <w:trPr>
          <w:cantSplit/>
          <w:tblHeader/>
        </w:trPr>
        <w:tc>
          <w:tcPr>
            <w:tcW w:type="dxa" w:w="5976"/>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Servizio</w:t>
            </w:r>
          </w:p>
        </w:tc>
        <w:tc>
          <w:tcPr>
            <w:tcW w:type="dxa" w:w="2120"/>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Unità</w:t>
            </w:r>
          </w:p>
        </w:tc>
        <w:tc>
          <w:tcPr>
            <w:tcW w:type="dxa" w:w="1542"/>
            <w:shd w:fill="6599CD" w:color="auto" w:val="clear"/>
            <w:tcMar>
              <w:top w:type="dxa" w:w="20"/>
              <w:left w:type="dxa" w:w="100"/>
              <w:bottom w:type="dxa" w:w="20"/>
              <w:right w:type="dxa" w:w="100"/>
            </w:tcMar>
            <w:vAlign w:val="center"/>
          </w:tcPr>
          <w:p>
            <w:pPr>
              <w:spacing w:after="0" w:before="0"/>
            </w:pPr>
            <w:r>
              <w:rPr>
                <w:b/>
                <w:bCs/>
                <w:color w:val="FFFFFF"/>
                <w:sz w:val="19"/>
                <w:szCs w:val="19"/>
              </w:rPr>
              <w:t xml:space="preserve">Prezzo (€)</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Esibizione oltre le 3 comprese per anno, o dopo la fine del Contratto</w:t>
            </w:r>
          </w:p>
        </w:tc>
        <w:tc>
          <w:tcPr>
            <w:tcW w:type="dxa" w:w="2120"/>
            <w:tcMar>
              <w:top w:type="dxa" w:w="20"/>
              <w:left w:type="dxa" w:w="100"/>
              <w:bottom w:type="dxa" w:w="20"/>
              <w:right w:type="dxa" w:w="100"/>
            </w:tcMar>
            <w:vAlign w:val="center"/>
          </w:tcPr>
          <w:p>
            <w:pPr>
              <w:spacing w:after="0" w:before="0"/>
            </w:pPr>
            <w:r>
              <w:rPr>
                <w:sz w:val="19"/>
                <w:szCs w:val="19"/>
              </w:rPr>
              <w:t xml:space="preserve">per richiesta</w:t>
            </w:r>
          </w:p>
        </w:tc>
        <w:tc>
          <w:tcPr>
            <w:tcW w:type="dxa" w:w="1542"/>
            <w:tcMar>
              <w:top w:type="dxa" w:w="20"/>
              <w:left w:type="dxa" w:w="100"/>
              <w:bottom w:type="dxa" w:w="20"/>
              <w:right w:type="dxa" w:w="100"/>
            </w:tcMar>
            <w:vAlign w:val="center"/>
          </w:tcPr>
          <w:p>
            <w:pPr>
              <w:spacing w:after="0" w:before="0"/>
            </w:pPr>
            <w:r>
              <w:rPr>
                <w:sz w:val="19"/>
                <w:szCs w:val="19"/>
              </w:rPr>
              <w:t xml:space="preserve">60,00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Esibizione urgente (entro 1 giorno lavorativo)</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per richiesta</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120,00</w:t>
            </w:r>
          </w:p>
        </w:tc>
      </w:tr>
      <w:tr>
        <w:trPr>
          <w:cantSplit/>
          <w:tblHeader w:val="false"/>
        </w:trPr>
        <w:tc>
          <w:tcPr>
            <w:tcW w:type="dxa" w:w="5976"/>
            <w:tcMar>
              <w:top w:type="dxa" w:w="20"/>
              <w:left w:type="dxa" w:w="100"/>
              <w:bottom w:type="dxa" w:w="20"/>
              <w:right w:type="dxa" w:w="100"/>
            </w:tcMar>
            <w:vAlign w:val="center"/>
          </w:tcPr>
          <w:p>
            <w:pPr>
              <w:spacing w:after="0" w:before="0"/>
            </w:pPr>
            <w:r>
              <w:rPr>
                <w:sz w:val="19"/>
                <w:szCs w:val="19"/>
              </w:rPr>
              <w:t xml:space="preserve">Attività extra (integrazione, formazione, supporto oltre il primo livello)</w:t>
            </w:r>
          </w:p>
        </w:tc>
        <w:tc>
          <w:tcPr>
            <w:tcW w:type="dxa" w:w="2120"/>
            <w:tcMar>
              <w:top w:type="dxa" w:w="20"/>
              <w:left w:type="dxa" w:w="100"/>
              <w:bottom w:type="dxa" w:w="20"/>
              <w:right w:type="dxa" w:w="100"/>
            </w:tcMar>
            <w:vAlign w:val="center"/>
          </w:tcPr>
          <w:p>
            <w:pPr>
              <w:spacing w:after="0" w:before="0"/>
            </w:pPr>
            <w:r>
              <w:rPr>
                <w:sz w:val="19"/>
                <w:szCs w:val="19"/>
              </w:rPr>
              <w:t xml:space="preserve">per ora</w:t>
            </w:r>
          </w:p>
        </w:tc>
        <w:tc>
          <w:tcPr>
            <w:tcW w:type="dxa" w:w="1542"/>
            <w:tcMar>
              <w:top w:type="dxa" w:w="20"/>
              <w:left w:type="dxa" w:w="100"/>
              <w:bottom w:type="dxa" w:w="20"/>
              <w:right w:type="dxa" w:w="100"/>
            </w:tcMar>
            <w:vAlign w:val="center"/>
          </w:tcPr>
          <w:p>
            <w:pPr>
              <w:spacing w:after="0" w:before="0"/>
            </w:pPr>
            <w:r>
              <w:rPr>
                <w:sz w:val="19"/>
                <w:szCs w:val="19"/>
              </w:rPr>
              <w:t xml:space="preserve">50,00</w:t>
            </w:r>
          </w:p>
        </w:tc>
      </w:tr>
      <w:tr>
        <w:trPr>
          <w:cantSplit/>
          <w:tblHeader w:val="false"/>
        </w:trPr>
        <w:tc>
          <w:tcPr>
            <w:tcW w:type="dxa" w:w="5976"/>
            <w:shd w:fill="EAF1F9" w:color="auto" w:val="clear"/>
            <w:tcMar>
              <w:top w:type="dxa" w:w="20"/>
              <w:left w:type="dxa" w:w="100"/>
              <w:bottom w:type="dxa" w:w="20"/>
              <w:right w:type="dxa" w:w="100"/>
            </w:tcMar>
            <w:vAlign w:val="center"/>
          </w:tcPr>
          <w:p>
            <w:pPr>
              <w:spacing w:after="0" w:before="0"/>
            </w:pPr>
            <w:r>
              <w:rPr>
                <w:sz w:val="19"/>
                <w:szCs w:val="19"/>
              </w:rPr>
              <w:t xml:space="preserve">Integrazione API REST con il gestionale rifiuti del Cliente</w:t>
            </w:r>
          </w:p>
        </w:tc>
        <w:tc>
          <w:tcPr>
            <w:tcW w:type="dxa" w:w="2120"/>
            <w:shd w:fill="EAF1F9" w:color="auto" w:val="clear"/>
            <w:tcMar>
              <w:top w:type="dxa" w:w="20"/>
              <w:left w:type="dxa" w:w="100"/>
              <w:bottom w:type="dxa" w:w="20"/>
              <w:right w:type="dxa" w:w="100"/>
            </w:tcMar>
            <w:vAlign w:val="center"/>
          </w:tcPr>
          <w:p>
            <w:pPr>
              <w:spacing w:after="0" w:before="0"/>
            </w:pPr>
            <w:r>
              <w:rPr>
                <w:sz w:val="19"/>
                <w:szCs w:val="19"/>
              </w:rPr>
              <w:t xml:space="preserve">una tantum</w:t>
            </w:r>
          </w:p>
        </w:tc>
        <w:tc>
          <w:tcPr>
            <w:tcW w:type="dxa" w:w="1542"/>
            <w:shd w:fill="EAF1F9" w:color="auto" w:val="clear"/>
            <w:tcMar>
              <w:top w:type="dxa" w:w="20"/>
              <w:left w:type="dxa" w:w="100"/>
              <w:bottom w:type="dxa" w:w="20"/>
              <w:right w:type="dxa" w:w="100"/>
            </w:tcMar>
            <w:vAlign w:val="center"/>
          </w:tcPr>
          <w:p>
            <w:pPr>
              <w:spacing w:after="0" w:before="0"/>
            </w:pPr>
            <w:r>
              <w:rPr>
                <w:sz w:val="19"/>
                <w:szCs w:val="19"/>
              </w:rPr>
              <w:t xml:space="preserve">da preventivare</w:t>
            </w:r>
          </w:p>
        </w:tc>
      </w:tr>
    </w:tbl>
    <w:p>
      <w:pPr>
        <w:spacing w:after="120"/>
      </w:pPr>
    </w:p>
    <w:p>
      <w:pPr>
        <w:keepNext/>
        <w:keepLines/>
        <w:spacing w:after="120" w:line="276"/>
        <w:jc w:val="both"/>
      </w:pPr>
      <w:r>
        <w:rPr>
          <w:b/>
          <w:bCs/>
        </w:rPr>
        <w:t xml:space="preserve">Altri servizi, solo in casi particolari</w:t>
      </w:r>
    </w:p>
    <w:p>
      <w:pPr>
        <w:keepNext w:val="false"/>
        <w:keepLines w:val="false"/>
        <w:spacing w:after="120" w:line="276"/>
        <w:jc w:val="both"/>
      </w:pPr>
      <w:r>
        <w:t xml:space="preserve">Nell'uso normale non servono: alla fine dei 3 anni i documenti vengono eliminati in automatico e senza costi.</w:t>
      </w:r>
    </w:p>
    <w:p>
      <w:pPr>
        <w:pStyle w:val="ListParagraph"/>
        <w:numPr>
          <w:ilvl w:val="0"/>
          <w:numId w:val="3"/>
        </w:numPr>
        <w:spacing w:after="80" w:line="276"/>
        <w:jc w:val="both"/>
      </w:pPr>
      <w:del w:id="9046" w:author="Claude" w:date="2026-10-16T09:00:00Z">
        <w:r>
          <w:rPr>
            <w:b/>
            <w:bCs/>
          </w:rPr>
          <w:delText xml:space="preserve">Trasferimento ad altro conservatore</w:delText>
        </w:r>
      </w:del>
      <w:del w:id="9047" w:author="Claude" w:date="2026-10-16T09:00:00Z">
        <w:r>
          <w:delText xml:space="preserve">, se il Cliente decide di spostare i propri documenti: 290 € a richiesta più 90 € per GB.</w:delText>
        </w:r>
      </w:del>
      <w:ins w:id="9048" w:author="Claude" w:date="2026-10-16T09:00:00Z">
        <w:r>
          <w:rPr>
            <w:b/>
            <w:bCs/>
          </w:rPr>
          <w:t xml:space="preserve">Restituzione o trasferimento ad altro conservatore</w:t>
        </w:r>
        <w:r>
          <w:t xml:space="preserve">, anche alla cessazione del Contratto (art. 11.2 b): 290 € a richiesta più 90 € per GB.</w:t>
        </w:r>
      </w:ins>
    </w:p>
    <w:p>
      <w:pPr>
        <w:pStyle w:val="ListParagraph"/>
        <w:numPr>
          <w:ilvl w:val="0"/>
          <w:numId w:val="3"/>
        </w:numPr>
        <w:spacing w:after="80" w:line="276"/>
        <w:jc w:val="both"/>
        <w:rPr>
          <w:ins w:id="9049" w:author="Claude" w:date="2026-10-16T09:00:00Z"/>
        </w:rPr>
      </w:pPr>
      <w:ins w:id="9050" w:author="Claude" w:date="2026-10-16T09:00:00Z">
        <w:r>
          <w:rPr>
            <w:b/>
            <w:bCs/>
          </w:rPr>
          <w:t xml:space="preserve">Mantenimento a norma dopo la cessazione</w:t>
        </w:r>
        <w:r>
          <w:t xml:space="preserve"> (art. 11.2 a): canone annuale del Pacchetto, più l'eventuale canone di conservazione, per ogni anno solare fino allo scarto dell'ultimo documento.</w:t>
        </w:r>
      </w:ins>
    </w:p>
    <w:p>
      <w:pPr>
        <w:pStyle w:val="ListParagraph"/>
        <w:numPr>
          <w:ilvl w:val="0"/>
          <w:numId w:val="3"/>
        </w:numPr>
        <w:spacing w:after="80" w:line="276"/>
        <w:jc w:val="both"/>
      </w:pPr>
      <w:r>
        <w:rPr>
          <w:b/>
          <w:bCs/>
        </w:rPr>
        <w:t xml:space="preserve">Cancellazione anticipata</w:t>
      </w:r>
      <w:r>
        <w:t xml:space="preserve">, solo se il Cliente chiede per iscritto di eliminare definitivamente documenti prima dei 3 anni, ad esempio perché versati per errore: 990 € a richiesta fino a 1 GB, più 490 € per ogni GB in più. WST conferma per iscritto al Cliente l'avvenuta cancellazione.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Per accettazione – Il Cliente</w:t>
            </w:r>
          </w:p>
          <w:p>
            <w:pPr>
              <w:spacing w:after="300"/>
            </w:pPr>
            <w:r>
              <w:rPr>
                <w:color w:val="7F7F7F"/>
                <w:sz w:val="18"/>
                <w:szCs w:val="18"/>
              </w:rPr>
              <w:t xml:space="preserve"> </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Pr>
          <w:p>
            <w:r>
              <w:t xml:space="preserve"/>
            </w:r>
          </w:p>
        </w:tc>
      </w:tr>
    </w:tbl>
    <w:p>
      <w:pPr>
        <w:keepNext/>
        <w:pageBreakBefore/>
        <w:pBdr>
          <w:bottom w:val="single" w:color="6599CD" w:sz="6" w:space="2"/>
        </w:pBdr>
        <w:spacing w:after="120" w:before="0"/>
      </w:pPr>
      <w:r>
        <w:rPr>
          <w:b/>
          <w:bCs/>
          <w:color w:val="1F3A5F"/>
          <w:sz w:val="26"/>
          <w:szCs w:val="26"/>
        </w:rPr>
        <w:t xml:space="preserve">Allegato C – Nomina a Responsabile del trattamento (art. 28 GDPR)</w:t>
      </w:r>
    </w:p>
    <w:p>
      <w:pPr>
        <w:keepNext w:val="false"/>
        <w:keepLines w:val="false"/>
        <w:spacing w:after="120" w:line="276"/>
        <w:jc w:val="both"/>
      </w:pPr>
      <w:r>
        <w:t xml:space="preserve">Il Cliente, Titolare del trattamento, nomina WST Responsabile del trattamento dei dati personali contenuti nei documenti versati, alle condizioni seguenti.</w:t>
      </w:r>
    </w:p>
    <w:p>
      <w:pPr>
        <w:pStyle w:val="ListParagraph"/>
        <w:numPr>
          <w:ilvl w:val="0"/>
          <w:numId w:val="7"/>
        </w:numPr>
        <w:spacing w:after="80" w:line="276"/>
        <w:jc w:val="both"/>
      </w:pPr>
      <w:r>
        <w:rPr>
          <w:b/>
          <w:bCs/>
        </w:rPr>
        <w:t xml:space="preserve">Oggetto e finalità.</w:t>
      </w:r>
      <w:r>
        <w:t xml:space="preserve"> Preparazione e versamento dei documenti nel Sistema di Conservazione, per la sola finalità di conservazione a norma.</w:t>
      </w:r>
    </w:p>
    <w:p>
      <w:pPr>
        <w:pStyle w:val="ListParagraph"/>
        <w:numPr>
          <w:ilvl w:val="0"/>
          <w:numId w:val="7"/>
        </w:numPr>
        <w:spacing w:after="80" w:line="276"/>
        <w:jc w:val="both"/>
      </w:pPr>
      <w:r>
        <w:rPr>
          <w:b/>
          <w:bCs/>
        </w:rPr>
        <w:t xml:space="preserve">Operazioni.</w:t>
      </w:r>
      <w:r>
        <w:t xml:space="preserve"> Raccolta, registrazione, organizzazione, consultazione, trasmissione al Conservatore, conservazione e cancellazione.</w:t>
      </w:r>
    </w:p>
    <w:p>
      <w:pPr>
        <w:pStyle w:val="ListParagraph"/>
        <w:numPr>
          <w:ilvl w:val="0"/>
          <w:numId w:val="7"/>
        </w:numPr>
        <w:spacing w:after="80" w:line="276"/>
        <w:jc w:val="both"/>
      </w:pPr>
      <w:r>
        <w:rPr>
          <w:b/>
          <w:bCs/>
        </w:rPr>
        <w:t xml:space="preserve">Tipi di dati:</w:t>
      </w:r>
      <w:r>
        <w:t xml:space="preserve"> ☒ anagrafici e identificativi (nomi di produttori, trasportatori, destinatari e autisti) ☒ di contatto ☒ targhe dei mezzi e dati di trasporto ☐ relativi alla salute ☐ altro: ____________</w:t>
      </w:r>
    </w:p>
    <w:p>
      <w:pPr>
        <w:pStyle w:val="ListParagraph"/>
        <w:numPr>
          <w:ilvl w:val="0"/>
          <w:numId w:val="7"/>
        </w:numPr>
        <w:spacing w:after="80" w:line="276"/>
        <w:jc w:val="both"/>
      </w:pPr>
      <w:r>
        <w:rPr>
          <w:b/>
          <w:bCs/>
        </w:rPr>
        <w:t xml:space="preserve">Categorie di interessati:</w:t>
      </w:r>
      <w:r>
        <w:t xml:space="preserve"> ☒ clienti ☒ fornitori e trasportatori ☒ dipendenti e collaboratori (autisti, firmatari) ☐ altro: ____________</w:t>
      </w:r>
    </w:p>
    <w:p>
      <w:pPr>
        <w:pStyle w:val="ListParagraph"/>
        <w:numPr>
          <w:ilvl w:val="0"/>
          <w:numId w:val="7"/>
        </w:numPr>
        <w:spacing w:after="80" w:line="276"/>
        <w:jc w:val="both"/>
      </w:pPr>
      <w:r>
        <w:rPr>
          <w:b/>
          <w:bCs/>
        </w:rPr>
        <w:t xml:space="preserve">Durata.</w:t>
      </w:r>
      <w:r>
        <w:t xml:space="preserve"> Pari alla durata del Contratto e, per i documenti già conservati, al loro Periodo di conservazione.</w:t>
      </w:r>
    </w:p>
    <w:p>
      <w:pPr>
        <w:pStyle w:val="ListParagraph"/>
        <w:numPr>
          <w:ilvl w:val="0"/>
          <w:numId w:val="7"/>
        </w:numPr>
        <w:spacing w:after="80" w:line="276"/>
        <w:jc w:val="both"/>
      </w:pPr>
      <w:r>
        <w:rPr>
          <w:b/>
          <w:bCs/>
        </w:rPr>
        <w:t xml:space="preserve">Istruzioni.</w:t>
      </w:r>
      <w:r>
        <w:t xml:space="preserve"> WST tratta i dati solo su istruzione documentata del Cliente, compreso il Contratto. Se ritiene che un'istruzione violi il GDPR, informa subito il Cliente.</w:t>
      </w:r>
    </w:p>
    <w:p>
      <w:pPr>
        <w:pStyle w:val="ListParagraph"/>
        <w:numPr>
          <w:ilvl w:val="0"/>
          <w:numId w:val="7"/>
        </w:numPr>
        <w:spacing w:after="80" w:line="276"/>
        <w:jc w:val="both"/>
      </w:pPr>
      <w:r>
        <w:rPr>
          <w:b/>
          <w:bCs/>
        </w:rPr>
        <w:t xml:space="preserve">Riservatezza.</w:t>
      </w:r>
      <w:r>
        <w:t xml:space="preserve"> WST autorizza al trattamento solo persone vincolate alla riservatezza e formate.</w:t>
      </w:r>
    </w:p>
    <w:p>
      <w:pPr>
        <w:pStyle w:val="ListParagraph"/>
        <w:numPr>
          <w:ilvl w:val="0"/>
          <w:numId w:val="7"/>
        </w:numPr>
        <w:spacing w:after="80" w:line="276"/>
        <w:jc w:val="both"/>
      </w:pPr>
      <w:r>
        <w:rPr>
          <w:b/>
          <w:bCs/>
        </w:rPr>
        <w:t xml:space="preserve">Sicurezza.</w:t>
      </w:r>
      <w:r>
        <w:t xml:space="preserve"> WST adotta le misure dell'art. 32 GDPR adeguate al rischio, tra cui canali cifrati per il versamento, credenziali personali e registrazione degli accessi.</w:t>
      </w:r>
    </w:p>
    <w:p>
      <w:pPr>
        <w:pStyle w:val="ListParagraph"/>
        <w:numPr>
          <w:ilvl w:val="0"/>
          <w:numId w:val="7"/>
        </w:numPr>
        <w:spacing w:after="80" w:line="276"/>
        <w:jc w:val="both"/>
      </w:pPr>
      <w:r>
        <w:rPr>
          <w:b/>
          <w:bCs/>
        </w:rPr>
        <w:t xml:space="preserve">Sub-responsabili.</w:t>
      </w:r>
      <w:r>
        <w:t xml:space="preserve"> Il Cliente autorizza come sub-responsabile il Conservatore, Intesi Group S.p.A. (Via Torino 48, Milano, P.IVA 02780480964), e i sub-responsabili da esso indicati, il cui elenco è disponibile su richiesta presso WST. WST informa il Cliente di ogni nuova aggiunta o sostituzione con 30 giorni di anticipo; il Cliente può opporsi per motivi legittimi.</w:t>
      </w:r>
    </w:p>
    <w:p>
      <w:pPr>
        <w:pStyle w:val="ListParagraph"/>
        <w:numPr>
          <w:ilvl w:val="0"/>
          <w:numId w:val="7"/>
        </w:numPr>
        <w:spacing w:after="80" w:line="276"/>
        <w:jc w:val="both"/>
      </w:pPr>
      <w:r>
        <w:rPr>
          <w:b/>
          <w:bCs/>
        </w:rPr>
        <w:t xml:space="preserve">Diritti degli interessati.</w:t>
      </w:r>
      <w:r>
        <w:t xml:space="preserve"> WST inoltra al Cliente ogni richiesta ricevuta entro 5 giorni lavorativi e lo assiste nel rispondere.</w:t>
      </w:r>
    </w:p>
    <w:p>
      <w:pPr>
        <w:pStyle w:val="ListParagraph"/>
        <w:numPr>
          <w:ilvl w:val="0"/>
          <w:numId w:val="7"/>
        </w:numPr>
        <w:spacing w:after="80" w:line="276"/>
        <w:jc w:val="both"/>
      </w:pPr>
      <w:r>
        <w:rPr>
          <w:b/>
          <w:bCs/>
        </w:rPr>
        <w:t xml:space="preserve">Violazioni dei dati.</w:t>
      </w:r>
      <w:r>
        <w:t xml:space="preserve"> WST notifica al Cliente ogni violazione senza ingiustificato ritardo e comunque entro 24 ore da quando ne ha notizia, anche tramite il Conservatore, con le informazioni dell'art. 33 GDPR disponibili.</w:t>
      </w:r>
    </w:p>
    <w:p>
      <w:pPr>
        <w:pStyle w:val="ListParagraph"/>
        <w:numPr>
          <w:ilvl w:val="0"/>
          <w:numId w:val="7"/>
        </w:numPr>
        <w:spacing w:after="80" w:line="276"/>
        <w:jc w:val="both"/>
      </w:pPr>
      <w:r>
        <w:rPr>
          <w:b/>
          <w:bCs/>
        </w:rPr>
        <w:t xml:space="preserve">Assistenza.</w:t>
      </w:r>
      <w:r>
        <w:t xml:space="preserve"> WST assiste il Cliente nella valutazione d'impatto e nella consultazione preventiva, se necessarie.</w:t>
      </w:r>
    </w:p>
    <w:p>
      <w:pPr>
        <w:pStyle w:val="ListParagraph"/>
        <w:numPr>
          <w:ilvl w:val="0"/>
          <w:numId w:val="7"/>
        </w:numPr>
        <w:spacing w:after="80" w:line="276"/>
        <w:jc w:val="both"/>
      </w:pPr>
      <w:r>
        <w:rPr>
          <w:b/>
          <w:bCs/>
        </w:rPr>
        <w:t xml:space="preserve">Verifiche.</w:t>
      </w:r>
      <w:r>
        <w:t xml:space="preserve"> WST mette a disposizione le informazioni necessarie a dimostrare il rispetto di questa nomina e consente verifiche, con preavviso di almeno 15 giorni lavorativi.</w:t>
      </w:r>
    </w:p>
    <w:p>
      <w:pPr>
        <w:pStyle w:val="ListParagraph"/>
        <w:numPr>
          <w:ilvl w:val="0"/>
          <w:numId w:val="7"/>
        </w:numPr>
        <w:spacing w:after="80" w:line="276"/>
        <w:jc w:val="both"/>
      </w:pPr>
      <w:r>
        <w:rPr>
          <w:b/>
          <w:bCs/>
        </w:rPr>
        <w:t xml:space="preserve">Fine del trattamento.</w:t>
      </w:r>
      <w:del w:id="9051" w:author="Claude" w:date="2026-10-16T09:00:00Z">
        <w:r>
          <w:delText xml:space="preserve"> Alla cessazione WST cancella le proprie copie di lavoro dei dati, salvo obblighi di legge, e conserva i soli dati necessari alle esibizioni e alle esportazioni secondo l'art. 11.5 del Contratto. I documenti conservati restano presso il Conservatore fino allo scarto. La nomina resta efficace fino allo scarto dei documenti per le sole attività di esibizione ed esportazione.</w:delText>
        </w:r>
      </w:del>
      <w:ins w:id="9052" w:author="Claude" w:date="2026-10-16T09:00:00Z">
        <w:r>
          <w:t xml:space="preserve"> Alla cessazione WST, secondo la scelta del Cliente prevista dall'art. 11 del Contratto, restituisce i dati tramite esportazione oppure ne dispone la cancellazione, anche presso il Conservatore, salvo il mantenimento a norma richiesto e pagato dal Cliente. In mancanza di scelta si applica l'art. 11.3. WST cancella in ogni caso le proprie copie di lavoro, salvo obblighi di legge.</w:t>
        </w:r>
      </w:ins>
    </w:p>
    <w:p>
      <w:pPr>
        <w:keepNext/>
        <w:keepLines/>
        <w:spacing w:after="120" w:line="276"/>
        <w:jc w:val="both"/>
      </w:pPr>
      <w:r>
        <w:t xml:space="preserve">Luogo e data: ______________________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Titolare del trattamento</w:t>
            </w:r>
          </w:p>
          <w:p>
            <w:pPr>
              <w:spacing w:after="300"/>
            </w:pPr>
            <w:r>
              <w:rPr>
                <w:color w:val="7F7F7F"/>
                <w:sz w:val="18"/>
                <w:szCs w:val="18"/>
              </w:rPr>
              <w:t xml:space="preserve">(il Cliente)</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Responsabile del trattamento</w:t>
            </w:r>
          </w:p>
          <w:p>
            <w:pPr>
              <w:spacing w:after="300"/>
            </w:pPr>
            <w:r>
              <w:rPr>
                <w:color w:val="7F7F7F"/>
                <w:sz w:val="18"/>
                <w:szCs w:val="18"/>
              </w:rPr>
              <w:t xml:space="preserve">WST – Antonio Tomaro</w:t>
            </w:r>
          </w:p>
          <w:p>
            <w:pPr>
              <w:pBdr>
                <w:bottom w:val="single" w:color="404040" w:sz="6" w:space="1"/>
              </w:pBdr>
            </w:pPr>
            <w:r>
              <w:t xml:space="preserve"> </w:t>
            </w:r>
          </w:p>
          <w:p>
            <w:pPr>
              <w:spacing w:after="120"/>
            </w:pPr>
            <w:r>
              <w:rPr>
                <w:color w:val="7F7F7F"/>
                <w:sz w:val="16"/>
                <w:szCs w:val="16"/>
              </w:rPr>
              <w:t xml:space="preserve">Firma</w:t>
            </w:r>
          </w:p>
        </w:tc>
      </w:tr>
    </w:tbl>
    <w:p>
      <w:pPr>
        <w:keepNext/>
        <w:pageBreakBefore/>
        <w:pBdr>
          <w:bottom w:val="single" w:color="6599CD" w:sz="6" w:space="2"/>
        </w:pBdr>
        <w:spacing w:after="120" w:before="0"/>
      </w:pPr>
      <w:r>
        <w:rPr>
          <w:b/>
          <w:bCs/>
          <w:color w:val="1F3A5F"/>
          <w:sz w:val="26"/>
          <w:szCs w:val="26"/>
        </w:rPr>
        <w:t xml:space="preserve">Allegato D – Atto di delega del Responsabile della conservazione</w:t>
      </w:r>
    </w:p>
    <w:p>
      <w:pPr>
        <w:keepNext w:val="false"/>
        <w:keepLines w:val="false"/>
        <w:spacing w:after="120" w:line="276"/>
        <w:jc w:val="both"/>
      </w:pPr>
      <w:r>
        <w:t xml:space="preserve">Il/La sottoscritto/a ____________________, nato/a a ____________________ il ____/____/________, C.F. ____________________, in qualità di Responsabile della conservazione di ____________________ (il "Titolare dei documenti"), P.IVA ____________________,</w:t>
      </w:r>
    </w:p>
    <w:p>
      <w:pPr>
        <w:keepNext/>
        <w:keepLines/>
        <w:spacing w:after="120" w:line="276"/>
        <w:jc w:val="both"/>
      </w:pPr>
      <w:r>
        <w:rPr>
          <w:b/>
          <w:bCs/>
        </w:rPr>
        <w:t xml:space="preserve">dichiara</w:t>
      </w:r>
    </w:p>
    <w:p>
      <w:pPr>
        <w:pStyle w:val="ListParagraph"/>
        <w:numPr>
          <w:ilvl w:val="0"/>
          <w:numId w:val="8"/>
        </w:numPr>
        <w:spacing w:after="80" w:line="276"/>
        <w:jc w:val="both"/>
      </w:pPr>
      <w:r>
        <w:t xml:space="preserve">di essere stato/a nominato/a Responsabile della conservazione dal Titolare dei documenti, con atto del ____/____/________;</w:t>
      </w:r>
    </w:p>
    <w:p>
      <w:pPr>
        <w:pStyle w:val="ListParagraph"/>
        <w:numPr>
          <w:ilvl w:val="0"/>
          <w:numId w:val="8"/>
        </w:numPr>
        <w:spacing w:after="80" w:line="276"/>
        <w:jc w:val="both"/>
      </w:pPr>
      <w:r>
        <w:t xml:space="preserve">di aver ricevuto la possibilità di prendere visione del Manuale del Sistema di Conservazione del Conservatore sotto indicato.</w:t>
      </w:r>
    </w:p>
    <w:p>
      <w:pPr>
        <w:keepNext/>
        <w:keepLines/>
        <w:spacing w:after="120" w:line="276"/>
        <w:jc w:val="both"/>
      </w:pPr>
      <w:r>
        <w:rPr>
          <w:b/>
          <w:bCs/>
        </w:rPr>
        <w:t xml:space="preserve">e conferisce</w:t>
      </w:r>
    </w:p>
    <w:p>
      <w:pPr>
        <w:pStyle w:val="ListParagraph"/>
        <w:numPr>
          <w:ilvl w:val="0"/>
          <w:numId w:val="9"/>
        </w:numPr>
        <w:spacing w:after="80" w:line="276"/>
        <w:jc w:val="both"/>
      </w:pPr>
      <w:r>
        <w:t xml:space="preserve">a </w:t>
      </w:r>
      <w:r>
        <w:rPr>
          <w:b/>
          <w:bCs/>
        </w:rPr>
        <w:t xml:space="preserve">Web System Technology S.r.l.</w:t>
      </w:r>
      <w:r>
        <w:t xml:space="preserve"> l'incarico di operare come Produttore dei Pacchetti di Versamento per i documenti del Titolare indicati nell'Allegato A, preparando e trasmettendo i PdV al sistema di conservazione;</w:t>
      </w:r>
    </w:p>
    <w:p>
      <w:pPr>
        <w:pStyle w:val="ListParagraph"/>
        <w:numPr>
          <w:ilvl w:val="0"/>
          <w:numId w:val="9"/>
        </w:numPr>
        <w:spacing w:after="80" w:line="276"/>
        <w:jc w:val="both"/>
      </w:pPr>
      <w:r>
        <w:t xml:space="preserve">al Conservatore </w:t>
      </w:r>
      <w:r>
        <w:rPr>
          <w:b/>
          <w:bCs/>
        </w:rPr>
        <w:t xml:space="preserve">Intesi Group S.p.A.</w:t>
      </w:r>
      <w:r>
        <w:t xml:space="preserve">, Via Torino 48, Milano, P.IVA 02780480964, e per esso al Responsabile del servizio di conservazione pro tempore, tramite WST, la delega a svolgere le attività del processo di conservazione descritte nel Manuale, ai sensi delle Linee Guida AgID sulla formazione, gestione e conservazione dei documenti informatici.</w:t>
      </w:r>
    </w:p>
    <w:p>
      <w:pPr>
        <w:keepNext w:val="false"/>
        <w:keepLines w:val="false"/>
        <w:spacing w:after="120" w:line="276"/>
        <w:jc w:val="both"/>
      </w:pPr>
      <w:del w:id="9053" w:author="Claude" w:date="2026-10-16T09:00:00Z">
        <w:r>
          <w:delText xml:space="preserve">Le deleghe valgono per la durata del Contratto e, per le attività di conservazione e scarto, fino alla fine del Periodo di conservazione dei documenti versati. Possono essere revocate solo via PEC a WST; la revoca equivale a disdetta del Contratto e non riguarda i documenti già versati.</w:delText>
        </w:r>
      </w:del>
      <w:ins w:id="9054" w:author="Claude" w:date="2026-10-16T09:00:00Z">
        <w:r>
          <w:t xml:space="preserve">Le deleghe valgono per la durata del Contratto e, se il Cliente sceglie il mantenimento a norma ai sensi dell'art. 11 del Contratto, fino alla fine del Periodo di conservazione dei documenti versati. Comprendono la richiesta al Conservatore di esportazione o di cancellazione dei documenti nei casi previsti dall'art. 11. Possono essere revocate solo via PEC a WST; la revoca equivale a disdetta del Contratto e comporta l'applicazione dell'art. 11.</w:t>
        </w:r>
      </w:ins>
    </w:p>
    <w:p>
      <w:pPr>
        <w:keepNext w:val="false"/>
        <w:keepLines w:val="false"/>
        <w:spacing w:after="120" w:line="276"/>
        <w:jc w:val="both"/>
      </w:pPr>
      <w:r>
        <w:t xml:space="preserve">Il Responsabile della conservazione resta responsabile delle scelte sulla conservazione, compresi i Periodi di conservazione indicati nell'Allegato A.</w:t>
      </w:r>
    </w:p>
    <w:p>
      <w:pPr>
        <w:keepNext/>
        <w:keepLines/>
        <w:spacing w:after="120" w:line="276"/>
        <w:jc w:val="both"/>
      </w:pPr>
      <w:r>
        <w:t xml:space="preserve">Luogo e data: ______________________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Il Responsabile della conservazione</w:t>
            </w:r>
          </w:p>
          <w:p>
            <w:pPr>
              <w:spacing w:after="300"/>
            </w:pPr>
            <w:r>
              <w:rPr>
                <w:color w:val="7F7F7F"/>
                <w:sz w:val="18"/>
                <w:szCs w:val="18"/>
              </w:rPr>
              <w:t xml:space="preserve"> </w:t>
            </w:r>
          </w:p>
          <w:p>
            <w:pPr>
              <w:pBdr>
                <w:bottom w:val="single" w:color="404040" w:sz="6" w:space="1"/>
              </w:pBdr>
            </w:pPr>
            <w:r>
              <w:t xml:space="preserve"> </w:t>
            </w:r>
          </w:p>
          <w:p>
            <w:pPr>
              <w:spacing w:after="120"/>
            </w:pPr>
            <w:r>
              <w:rPr>
                <w:color w:val="7F7F7F"/>
                <w:sz w:val="16"/>
                <w:szCs w:val="16"/>
              </w:rPr>
              <w:t xml:space="preserve">Firma</w:t>
            </w:r>
          </w:p>
        </w:tc>
        <w:tc>
          <w:tcPr>
            <w:tcW w:type="dxa" w:w="4819"/>
            <w:tcBorders>
              <w:top w:val="none" w:color="FFFFFF" w:sz="0"/>
              <w:left w:val="none" w:color="FFFFFF" w:sz="0"/>
              <w:bottom w:val="none" w:color="FFFFFF" w:sz="0"/>
              <w:right w:val="none" w:color="FFFFFF" w:sz="0"/>
            </w:tcBorders>
            <w:tcMar>
              <w:left w:type="dxa" w:w="0"/>
              <w:right w:type="dxa" w:w="200"/>
            </w:tcMar>
          </w:tcPr>
          <w:p>
            <w:pPr>
              <w:spacing w:after="0" w:before="120"/>
            </w:pPr>
            <w:r>
              <w:rPr>
                <w:b/>
                <w:bCs/>
                <w:sz w:val="20"/>
                <w:szCs w:val="20"/>
              </w:rPr>
              <w:t xml:space="preserve">Per il Titolare dei documenti</w:t>
            </w:r>
          </w:p>
          <w:p>
            <w:pPr>
              <w:spacing w:after="300"/>
            </w:pPr>
            <w:r>
              <w:rPr>
                <w:color w:val="7F7F7F"/>
                <w:sz w:val="18"/>
                <w:szCs w:val="18"/>
              </w:rPr>
              <w:t xml:space="preserve">Il legale rappresentante</w:t>
            </w:r>
          </w:p>
          <w:p>
            <w:pPr>
              <w:pBdr>
                <w:bottom w:val="single" w:color="404040" w:sz="6" w:space="1"/>
              </w:pBdr>
            </w:pPr>
            <w:r>
              <w:t xml:space="preserve"> </w:t>
            </w:r>
          </w:p>
          <w:p>
            <w:pPr>
              <w:spacing w:after="120"/>
            </w:pPr>
            <w:r>
              <w:rPr>
                <w:color w:val="7F7F7F"/>
                <w:sz w:val="16"/>
                <w:szCs w:val="16"/>
              </w:rPr>
              <w:t xml:space="preserve">Firma</w:t>
            </w:r>
          </w:p>
        </w:tc>
      </w:tr>
    </w:tbl>
    <w:sectPr>
      <w:headerReference w:type="default" r:id="rId7"/>
      <w:footerReference w:type="default" r:id="rId8"/>
      <w:pgSz w:w="11906" w:h="16838" w:orient="portrait"/>
      <w:pgMar w:top="1900" w:right="1134" w:bottom="1300" w:left="1134"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599CD" w:sz="4" w:space="4"/>
      </w:pBdr>
      <w:tabs>
        <w:tab w:val="right" w:pos="9638"/>
      </w:tabs>
    </w:pPr>
    <w:r>
      <w:rPr>
        <w:color w:val="7F7F7F"/>
        <w:sz w:val="15"/>
        <w:szCs w:val="15"/>
      </w:rPr>
      <w:t xml:space="preserve">Web System Technology S.r.l. – Contratto di conservazione digitale a norma</w:t>
    </w:r>
    <w:r>
      <w:rPr>
        <w:color w:val="7F7F7F"/>
        <w:sz w:val="15"/>
        <w:szCs w:val="15"/>
      </w:rPr>
      <w:t xml:space="preserve">	Pag.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p>
  <w:p>
    <w:pPr>
      <w:spacing w:before="40"/>
    </w:pPr>
    <w:r>
      <w:rPr>
        <w:color w:val="7F7F7F"/>
        <w:sz w:val="15"/>
        <w:szCs w:val="15"/>
      </w:rPr>
      <w:t xml:space="preserve">Sigla del Cliente: 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600"/>
      <w:gridCol w:w="6038"/>
    </w:tblGrid>
    <w:tr>
      <w:tc>
        <w:tcPr>
          <w:tcW w:type="dxa" w:w="3600"/>
          <w:tcBorders>
            <w:top w:val="none" w:color="FFFFFF" w:sz="0"/>
            <w:left w:val="none" w:color="FFFFFF" w:sz="0"/>
            <w:bottom w:val="none" w:color="FFFFFF" w:sz="0"/>
            <w:right w:val="none" w:color="FFFFFF" w:sz="0"/>
          </w:tcBorders>
          <w:vAlign w:val="center"/>
        </w:tcPr>
        <w:p>
          <w:r>
            <w:drawing>
              <wp:inline distT="0" distB="0" distL="0" distR="0">
                <wp:extent cx="1571625" cy="542925"/>
                <wp:effectExtent t="0" r="0" b="0" l="0"/>
                <wp:docPr id="1" name="logo" descr="Logo Ws Tech" title="W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542925"/>
                        </a:xfrm>
                        <a:prstGeom prst="rect">
                          <a:avLst/>
                        </a:prstGeom>
                      </pic:spPr>
                    </pic:pic>
                  </a:graphicData>
                </a:graphic>
              </wp:inline>
            </w:drawing>
          </w:r>
        </w:p>
      </w:tc>
      <w:tc>
        <w:tcPr>
          <w:tcW w:type="dxa" w:w="6038"/>
          <w:tcBorders>
            <w:top w:val="none" w:color="FFFFFF" w:sz="0"/>
            <w:left w:val="none" w:color="FFFFFF" w:sz="0"/>
            <w:bottom w:val="none" w:color="FFFFFF" w:sz="0"/>
            <w:right w:val="none" w:color="FFFFFF" w:sz="0"/>
          </w:tcBorders>
          <w:vAlign w:val="center"/>
        </w:tcPr>
        <w:p>
          <w:pPr>
            <w:spacing w:after="0"/>
            <w:jc w:val="right"/>
          </w:pPr>
          <w:r>
            <w:rPr>
              <w:b/>
              <w:bCs/>
              <w:color w:val="1F3A5F"/>
              <w:sz w:val="20"/>
              <w:szCs w:val="20"/>
            </w:rPr>
            <w:t xml:space="preserve">Web System Technology S.r.l.</w:t>
          </w:r>
        </w:p>
        <w:p>
          <w:pPr>
            <w:spacing w:after="0"/>
            <w:jc w:val="right"/>
          </w:pPr>
          <w:r>
            <w:rPr>
              <w:color w:val="7F7F7F"/>
              <w:sz w:val="16"/>
              <w:szCs w:val="16"/>
            </w:rPr>
            <w:t xml:space="preserve">Via Cesare Terranova, 74 – 03100 Frosinone (FR)</w:t>
          </w:r>
        </w:p>
        <w:p>
          <w:pPr>
            <w:spacing w:after="0"/>
            <w:jc w:val="right"/>
          </w:pPr>
          <w:r>
            <w:rPr>
              <w:color w:val="7F7F7F"/>
              <w:sz w:val="16"/>
              <w:szCs w:val="16"/>
            </w:rPr>
            <w:t xml:space="preserve">P.IVA e C.F. 02664400609  ·  PEC wstechsrl@pec.it</w:t>
          </w:r>
        </w:p>
        <w:p>
          <w:pPr>
            <w:spacing w:after="0"/>
            <w:jc w:val="right"/>
          </w:pPr>
          <w:r>
            <w:rPr>
              <w:color w:val="7F7F7F"/>
              <w:sz w:val="16"/>
              <w:szCs w:val="16"/>
            </w:rPr>
            <w:t xml:space="preserve">info@wstech.it  ·  Tel. 0775 1627986</w:t>
          </w:r>
        </w:p>
      </w:tc>
    </w:tr>
  </w:tbl>
  <w:p>
    <w:pPr>
      <w:pBdr>
        <w:bottom w:val="single" w:color="6599CD" w:sz="12"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40"/>
      </w:pPr>
    </w:lvl>
  </w:abstractNum>
  <w:abstractNum w:abstractNumId="3" w15:restartNumberingAfterBreak="0">
    <w:multiLevelType w:val="hybridMultilevel"/>
    <w:lvl w:ilvl="0" w15:tentative="1">
      <w:start w:val="1"/>
      <w:numFmt w:val="bullet"/>
      <w:lvlText w:val="•"/>
      <w:lvlJc w:val="left"/>
      <w:pPr>
        <w:ind w:left="567" w:hanging="340"/>
      </w:pPr>
      <w:rPr>
        <w:color w:val="6599C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e4227021eae5cf2543cfc383d6233c04fa8d63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Contratto per il Servizio di Conservazione Digitale a Norma</dc:title>
  <dc:creator>Web System Technology S.r.l.</dc:creator>
  <cp:lastModifiedBy>Un-named</cp:lastModifiedBy>
  <cp:revision>1</cp:revision>
  <dcterms:created xsi:type="dcterms:W3CDTF">2026-10-12T07:28:39.076Z</dcterms:created>
  <dcterms:modified xsi:type="dcterms:W3CDTF">2026-10-12T07:28:39.081Z</dcterms:modified>
</cp:coreProperties>
</file>

<file path=docProps/custom.xml><?xml version="1.0" encoding="utf-8"?>
<Properties xmlns="http://schemas.openxmlformats.org/officeDocument/2006/custom-properties" xmlns:vt="http://schemas.openxmlformats.org/officeDocument/2006/docPropsVTypes"/>
</file>