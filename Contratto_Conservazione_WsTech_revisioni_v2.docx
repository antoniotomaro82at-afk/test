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60"/>
        <w:jc w:val="center"/>
        <w:rPr/>
      </w:pPr>
      <w:r>
        <w:rPr>
          <w:b/>
          <w:bCs/>
          <w:color w:val="1F3A5F"/>
          <w:sz w:val="30"/>
          <w:szCs w:val="30"/>
        </w:rPr>
        <w:t>CONTRATTO PER IL SERVIZIO DI CONSERVAZIONE DIGITALE A NORMA DI XFIR E REGISTRI RENTRI</w:t>
      </w:r>
    </w:p>
    <w:p>
      <w:pPr>
        <w:pStyle w:val="Normal"/>
        <w:spacing w:before="0" w:after="60"/>
        <w:jc w:val="center"/>
        <w:rPr/>
      </w:pPr>
      <w:r>
        <w:rPr>
          <w:i/>
          <w:iCs/>
          <w:color w:val="7F7F7F"/>
          <w:sz w:val="19"/>
          <w:szCs w:val="19"/>
        </w:rPr>
        <w:t>ex D.Lgs. 82/2005 (CAD) e Linee Guida AgID</w:t>
      </w:r>
    </w:p>
    <w:p>
      <w:pPr>
        <w:pStyle w:val="Normal"/>
        <w:spacing w:before="0" w:after="280"/>
        <w:jc w:val="center"/>
        <w:rPr/>
      </w:pPr>
      <w:r>
        <w:rPr>
          <w:color w:val="7F7F7F"/>
          <w:sz w:val="19"/>
          <w:szCs w:val="19"/>
        </w:rPr>
        <w:t>Contratto n. ____________   del ____ / ____ / ________</w:t>
      </w:r>
    </w:p>
    <w:p>
      <w:pPr>
        <w:pStyle w:val="Normal"/>
        <w:keepNext w:val="true"/>
        <w:pBdr>
          <w:bottom w:val="single" w:sz="6" w:space="2" w:color="6599CD"/>
        </w:pBdr>
        <w:spacing w:before="280" w:after="120"/>
        <w:rPr/>
      </w:pPr>
      <w:r>
        <w:rPr>
          <w:b/>
          <w:bCs/>
          <w:color w:val="1F3A5F"/>
          <w:sz w:val="22"/>
          <w:szCs w:val="22"/>
        </w:rPr>
        <w:t>Parti e premesse</w:t>
      </w:r>
    </w:p>
    <w:p>
      <w:pPr>
        <w:pStyle w:val="Normal"/>
        <w:keepNext w:val="true"/>
        <w:keepLines/>
        <w:spacing w:lineRule="exact" w:line="276" w:before="0" w:after="120"/>
        <w:jc w:val="both"/>
        <w:rPr/>
      </w:pPr>
      <w:r>
        <w:rPr>
          <w:b/>
          <w:bCs/>
        </w:rPr>
        <w:t>Tra</w:t>
      </w:r>
    </w:p>
    <w:p>
      <w:pPr>
        <w:pStyle w:val="Normal"/>
        <w:keepNext w:val="false"/>
        <w:keepLines w:val="false"/>
        <w:spacing w:lineRule="exact" w:line="276" w:before="0" w:after="120"/>
        <w:jc w:val="both"/>
        <w:rPr/>
      </w:pPr>
      <w:r>
        <w:rPr>
          <w:b/>
          <w:bCs/>
        </w:rPr>
        <w:t>Web System Technology S.r.l.</w:t>
      </w:r>
      <w:r>
        <w:rPr/>
        <w:t>, con sede legale in Via Cesare Terranova 74, 03100 Frosinone (FR), P.IVA e C.F. 02664400609, partita IVA comunitaria IT02664400609, PEC wstechsrl@pec.it, in persona del legale rappresentante pro tempore Antonio Tomaro (di seguito "</w:t>
      </w:r>
      <w:r>
        <w:rPr>
          <w:b/>
          <w:bCs/>
        </w:rPr>
        <w:t>WST</w:t>
      </w:r>
      <w:r>
        <w:rPr/>
        <w:t>")</w:t>
      </w:r>
    </w:p>
    <w:p>
      <w:pPr>
        <w:pStyle w:val="Normal"/>
        <w:keepNext w:val="true"/>
        <w:keepLines/>
        <w:spacing w:lineRule="exact" w:line="276" w:before="0" w:after="120"/>
        <w:jc w:val="both"/>
        <w:rPr/>
      </w:pPr>
      <w:r>
        <w:rPr>
          <w:b/>
          <w:bCs/>
        </w:rPr>
        <w:t>e</w:t>
      </w:r>
    </w:p>
    <w:p>
      <w:pPr>
        <w:pStyle w:val="Normal"/>
        <w:keepNext w:val="false"/>
        <w:keepLines w:val="false"/>
        <w:spacing w:lineRule="exact" w:line="276" w:before="0" w:after="120"/>
        <w:jc w:val="both"/>
        <w:rPr/>
      </w:pPr>
      <w:r>
        <w:rPr>
          <w:b/>
          <w:bCs/>
        </w:rPr>
        <w:t>____________________</w:t>
      </w:r>
      <w:r>
        <w:rPr/>
        <w:t xml:space="preserve"> (ragione sociale), con sede legale in ____________________, P.IVA ____________________, C.F. ____________________, PEC ____________________, in persona del legale rappresentante pro tempore ____________________ (di seguito il "</w:t>
      </w:r>
      <w:r>
        <w:rPr>
          <w:b/>
          <w:bCs/>
        </w:rPr>
        <w:t>Cliente</w:t>
      </w:r>
      <w:r>
        <w:rPr/>
        <w:t>")</w:t>
      </w:r>
    </w:p>
    <w:p>
      <w:pPr>
        <w:pStyle w:val="Normal"/>
        <w:keepNext w:val="false"/>
        <w:keepLines w:val="false"/>
        <w:spacing w:lineRule="exact" w:line="276" w:before="0" w:after="120"/>
        <w:jc w:val="both"/>
        <w:rPr/>
      </w:pPr>
      <w:r>
        <w:rPr/>
        <w:t>(di seguito, insieme, le "</w:t>
      </w:r>
      <w:r>
        <w:rPr>
          <w:b/>
          <w:bCs/>
        </w:rPr>
        <w:t>Parti</w:t>
      </w:r>
      <w:r>
        <w:rPr/>
        <w:t>")</w:t>
      </w:r>
    </w:p>
    <w:p>
      <w:pPr>
        <w:pStyle w:val="Normal"/>
        <w:keepNext w:val="true"/>
        <w:keepLines/>
        <w:spacing w:lineRule="exact" w:line="276" w:before="0" w:after="120"/>
        <w:jc w:val="both"/>
        <w:rPr/>
      </w:pPr>
      <w:r>
        <w:rPr>
          <w:b/>
          <w:bCs/>
        </w:rPr>
        <w:t>Premesso che</w:t>
      </w:r>
    </w:p>
    <w:p>
      <w:pPr>
        <w:pStyle w:val="ListParagraph"/>
        <w:numPr>
          <w:ilvl w:val="0"/>
          <w:numId w:val="10"/>
        </w:numPr>
        <w:spacing w:lineRule="exact" w:line="276" w:before="0" w:after="80"/>
        <w:jc w:val="both"/>
        <w:rPr/>
      </w:pPr>
      <w:r>
        <w:rPr/>
        <w:t>il Cliente è tenuto a conservare a norma i propri documenti informatici ai sensi del D.Lgs. 82/2005 (Codice dell'Amministrazione Digitale, "CAD") e delle Linee Guida AgID sulla formazione, gestione e conservazione dei documenti informatici;</w:t>
      </w:r>
    </w:p>
    <w:p>
      <w:pPr>
        <w:pStyle w:val="ListParagraph"/>
        <w:numPr>
          <w:ilvl w:val="0"/>
          <w:numId w:val="1"/>
        </w:numPr>
        <w:spacing w:lineRule="exact" w:line="276" w:before="0" w:after="80"/>
        <w:jc w:val="both"/>
        <w:rPr/>
      </w:pPr>
      <w:r>
        <w:rPr/>
        <w:t>WST ha stipulato con un conservatore qualificato, iscritto nell'elenco dei prestatori di servizi fiduciari qualificati (di seguito il "</w:t>
      </w:r>
      <w:r>
        <w:rPr>
          <w:b/>
          <w:bCs/>
        </w:rPr>
        <w:t>Conservatore</w:t>
      </w:r>
      <w:r>
        <w:rPr/>
        <w:t>"), un contratto che le consente di versare nel sistema di conservazione del Conservatore i documenti dei propri clienti, operando come Produttore dei Pacchetti di Versamento. Il Conservatore è indicato nell'Allegato D;</w:t>
      </w:r>
    </w:p>
    <w:p>
      <w:pPr>
        <w:pStyle w:val="ListParagraph"/>
        <w:numPr>
          <w:ilvl w:val="0"/>
          <w:numId w:val="1"/>
        </w:numPr>
        <w:spacing w:lineRule="exact" w:line="276" w:before="0" w:after="80"/>
        <w:jc w:val="both"/>
        <w:rPr/>
      </w:pPr>
      <w:r>
        <w:rPr/>
        <w:t>il Cliente, in quanto soggetto agli obblighi di tracciabilità dei rifiuti di cui agli artt. 188-bis, 190 e 193 del D.Lgs. 152/2006 e al D.M. 4 aprile 2023 n. 59 (RENTRI), deve conservare i formulari di identificazione dei rifiuti in formato digitale (xFIR) e i registri cronologici di carico e scarico;</w:t>
      </w:r>
    </w:p>
    <w:p>
      <w:pPr>
        <w:pStyle w:val="ListParagraph"/>
        <w:numPr>
          <w:ilvl w:val="0"/>
          <w:numId w:val="1"/>
        </w:numPr>
        <w:spacing w:lineRule="exact" w:line="276" w:before="0" w:after="80"/>
        <w:jc w:val="both"/>
        <w:rPr/>
      </w:pPr>
      <w:r>
        <w:rPr/>
        <w:t>il Cliente intende affidare a WST la gestione del versamento di tali documenti nel sistema di conservazione del Conservatore, alle condizioni che seguono.</w:t>
      </w:r>
    </w:p>
    <w:p>
      <w:pPr>
        <w:pStyle w:val="Normal"/>
        <w:keepNext w:val="false"/>
        <w:keepLines w:val="false"/>
        <w:spacing w:lineRule="exact" w:line="276" w:before="0" w:after="120"/>
        <w:jc w:val="both"/>
        <w:rPr/>
      </w:pPr>
      <w:r>
        <w:rPr/>
        <w:t>Le premesse e gli allegati costituiscono parte integrante del presente contratto (il "</w:t>
      </w:r>
      <w:r>
        <w:rPr>
          <w:b/>
          <w:bCs/>
        </w:rPr>
        <w:t>Contratto</w:t>
      </w:r>
      <w:r>
        <w:rPr/>
        <w:t>").</w:t>
      </w:r>
    </w:p>
    <w:p>
      <w:pPr>
        <w:pStyle w:val="Normal"/>
        <w:keepNext w:val="false"/>
        <w:keepLines w:val="false"/>
        <w:spacing w:lineRule="exact" w:line="276" w:before="0" w:after="120"/>
        <w:jc w:val="both"/>
        <w:rPr/>
      </w:pPr>
      <w:r>
        <w:rPr/>
        <w:t xml:space="preserve">Allegati: </w:t>
      </w:r>
      <w:r>
        <w:rPr>
          <w:b/>
          <w:bCs/>
        </w:rPr>
        <w:t>A</w:t>
      </w:r>
      <w:r>
        <w:rPr/>
        <w:t xml:space="preserve"> Scheda tecnica · </w:t>
      </w:r>
      <w:r>
        <w:rPr>
          <w:b/>
          <w:bCs/>
        </w:rPr>
        <w:t>B</w:t>
      </w:r>
      <w:r>
        <w:rPr/>
        <w:t xml:space="preserve"> Corrispettivi · </w:t>
      </w:r>
      <w:r>
        <w:rPr>
          <w:b/>
          <w:bCs/>
        </w:rPr>
        <w:t>C</w:t>
      </w:r>
      <w:r>
        <w:rPr/>
        <w:t xml:space="preserve"> Nomina a Responsabile del trattamento · </w:t>
      </w:r>
      <w:r>
        <w:rPr>
          <w:b/>
          <w:bCs/>
        </w:rPr>
        <w:t>D</w:t>
      </w:r>
      <w:r>
        <w:rPr/>
        <w:t xml:space="preserve"> Atto di delega del Responsabile della conservazione.</w:t>
      </w:r>
    </w:p>
    <w:p>
      <w:pPr>
        <w:pStyle w:val="Normal"/>
        <w:keepNext w:val="true"/>
        <w:pBdr>
          <w:bottom w:val="single" w:sz="6" w:space="2" w:color="6599CD"/>
        </w:pBdr>
        <w:spacing w:before="280" w:after="120"/>
        <w:rPr/>
      </w:pPr>
      <w:r>
        <w:rPr>
          <w:b/>
          <w:bCs/>
          <w:color w:val="1F3A5F"/>
          <w:sz w:val="22"/>
          <w:szCs w:val="22"/>
        </w:rPr>
        <w:t>Art. 1 – Definizioni</w:t>
      </w:r>
    </w:p>
    <w:tbl>
      <w:tblPr>
        <w:tblW w:w="9638" w:type="dxa"/>
        <w:jc w:val="left"/>
        <w:tblInd w:w="0" w:type="dxa"/>
        <w:tblLayout w:type="fixed"/>
        <w:tblCellMar>
          <w:top w:w="20" w:type="dxa"/>
          <w:left w:w="100" w:type="dxa"/>
          <w:bottom w:w="20" w:type="dxa"/>
          <w:right w:w="100" w:type="dxa"/>
        </w:tblCellMar>
      </w:tblPr>
      <w:tblGrid>
        <w:gridCol w:w="3276"/>
        <w:gridCol w:w="6361"/>
      </w:tblGrid>
      <w:tr>
        <w:trPr>
          <w:tblHeader w:val="true"/>
          <w:cantSplit w:val="true"/>
        </w:trPr>
        <w:tc>
          <w:tcPr>
            <w:tcW w:w="3276"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Termine</w:t>
            </w:r>
          </w:p>
        </w:tc>
        <w:tc>
          <w:tcPr>
            <w:tcW w:w="6361"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Significato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Titolare dei documenti</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Cliente, soggetto giuridicamente tenuto alla conservazione dei documenti.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Responsabile della conservazione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La persona fisica indicata dal Cliente nell'Allegato A, che definisce e attua le politiche di conservazione del Cliente.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Produttore dei PdV</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WST, che prepara e trasmette i Pacchetti di Versamento al Conservatore per conto del Cliente.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Conservatore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Il conservatore qualificato indicato nell'Allegato D, che gestisce il Sistema di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PdV / PdA / PdD</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Pacchetto di Versamento, Pacchetto di Archiviazione, Pacchetto di Distribuzione, come definiti dalle Linee Guida AgID.</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Ricevuta di conservazione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Documento firmato dal Conservatore che attesta la presa in carico di un file, con il relativo hash. Non attesta da sola l'avvenuta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Esito di conservazione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Comunicazione con cui il Conservatore, al termine dei propri controlli, indica che un documento è stato conservato (esito positivo) oppure scartato o non lavorato (esito negativo). Può arrivare anche alcuni giorni dopo il versamento.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Hash</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Codice alfanumerico che identifica in modo univoco il contenuto di un documento.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RENTRI</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Elettronico Nazionale per la Tracciabilità dei Rifiuti, di cui all'art. 188-bis del D.Lgs. 152/2006 e al D.M. 59/2023.</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xFIR</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Formulario di identificazione dei rifiuti in formato digitale, secondo i modelli e le specifiche RENTRI.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di carico e scarico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cronologico di carico e scarico dei rifiuti di cui all'art. 190 del D.Lgs. 152/2006, tenuto in formato digitale secondo le specifiche RENTRI.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Software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software gestionale rifiuti di WST, per la compilazione e la gestione di xFIR e registri.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Trasportatore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Cliente che svolge attività di trasporto rifiuti ed è già licenziatario del Software in forza di un separato contratto con WST.</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Produttore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Cliente produttore di rifiuti che riceve il Software in licenza d'uso con il presente Contratto.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MB / GB</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Megabyte (1.000.000 byte) e Gigabyte (1.000 MB) di documenti e metadati conservati, come rilevati dal Sistema di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Pacchetto</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canone annuale del Pacchetto Trasportatori o del Pacchetto Produttori (quest'ultimo comprensivo della licenza del Software), che comprende 100 MB di spazio di conservazione, il versamento a cura di WST, le ricevute, l'assistenza e fino a 3 esibizioni per anno.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Esibizione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L'invio al Cliente, su sua richiesta, di copia dei documenti conservati con le relative ricevute, ad esempio per un controllo degli enti competenti o per una verifica interna.</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Anagrafica</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Ogni soggetto Titolare dei documenti (ragione sociale o partita IVA) censito nel Sistema di Conservazione.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Periodo di versamento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Il periodo in cui il Cliente può versare nuovi documenti. Coincide con la durata del Contratto.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Periodo di conservazione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periodo in cui i documenti restano conservati: 3 anni, salvo diversa indicazione nell'Allegato A. Dopo la cessazione del Contratto prosegue solo nei casi previsti dall'art. 11.</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Anno solare di versamento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Il periodo dal 1° gennaio al 31 dicembre in cui un documento è versato. Il Periodo di conservazione si calcola a partire dal 31 dicembre di quell'anno.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Manuale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Il Manuale del Sistema di Conservazione del Conservatore, pubblicato sul sito del Conservatore e disponibile su richiesta presso WST.</w:t>
            </w:r>
          </w:p>
        </w:tc>
      </w:tr>
    </w:tbl>
    <w:p>
      <w:pPr>
        <w:pStyle w:val="Normal"/>
        <w:spacing w:before="0" w:after="120"/>
        <w:rPr/>
      </w:pPr>
      <w:r>
        <w:rPr/>
      </w:r>
    </w:p>
    <w:p>
      <w:pPr>
        <w:pStyle w:val="Normal"/>
        <w:keepNext w:val="true"/>
        <w:pBdr>
          <w:bottom w:val="single" w:sz="6" w:space="2" w:color="6599CD"/>
        </w:pBdr>
        <w:spacing w:before="280" w:after="120"/>
        <w:rPr/>
      </w:pPr>
      <w:r>
        <w:rPr>
          <w:b/>
          <w:bCs/>
          <w:color w:val="1F3A5F"/>
          <w:sz w:val="22"/>
          <w:szCs w:val="22"/>
        </w:rPr>
        <w:t>Art. 2 – Oggetto e ruoli</w:t>
      </w:r>
    </w:p>
    <w:p>
      <w:pPr>
        <w:pStyle w:val="Normal"/>
        <w:spacing w:lineRule="exact" w:line="276" w:before="0" w:after="120"/>
        <w:jc w:val="both"/>
        <w:rPr/>
      </w:pPr>
      <w:r>
        <w:rPr>
          <w:b/>
          <w:bCs/>
          <w:color w:val="1F3A5F"/>
        </w:rPr>
        <w:t xml:space="preserve">2.1  </w:t>
      </w:r>
      <w:r>
        <w:rPr/>
        <w:t>WST fornisce al Cliente il servizio di conservazione digitale a norma dei formulari xFIR e dei registri cronologici di carico e scarico RENTRI del Cliente, come dettagliati nell'Allegato A (il "</w:t>
      </w:r>
      <w:r>
        <w:rPr>
          <w:b/>
          <w:bCs/>
        </w:rPr>
        <w:t>Servizio</w:t>
      </w:r>
      <w:r>
        <w:rPr/>
        <w:t>"), per un Periodo di conservazione di 3 anni. Il Servizio comprende:</w:t>
      </w:r>
    </w:p>
    <w:p>
      <w:pPr>
        <w:pStyle w:val="ListParagraph"/>
        <w:numPr>
          <w:ilvl w:val="0"/>
          <w:numId w:val="11"/>
        </w:numPr>
        <w:spacing w:lineRule="exact" w:line="276" w:before="0" w:after="80"/>
        <w:jc w:val="both"/>
        <w:rPr/>
      </w:pPr>
      <w:r>
        <w:rPr/>
        <w:t>l'attivazione dell'anagrafica del Cliente nel Sistema di Conservazione;</w:t>
      </w:r>
    </w:p>
    <w:p>
      <w:pPr>
        <w:pStyle w:val="ListParagraph"/>
        <w:numPr>
          <w:ilvl w:val="0"/>
          <w:numId w:val="2"/>
        </w:numPr>
        <w:spacing w:lineRule="exact" w:line="276" w:before="0" w:after="80"/>
        <w:jc w:val="both"/>
        <w:rPr/>
      </w:pPr>
      <w:r>
        <w:rPr/>
        <w:t>la ricezione dei documenti dal Cliente, la preparazione e il versamento dei PdV a cura esclusiva di WST;</w:t>
      </w:r>
    </w:p>
    <w:p>
      <w:pPr>
        <w:pStyle w:val="ListParagraph"/>
        <w:numPr>
          <w:ilvl w:val="0"/>
          <w:numId w:val="2"/>
        </w:numPr>
        <w:spacing w:lineRule="exact" w:line="276" w:before="0" w:after="80"/>
        <w:jc w:val="both"/>
        <w:rPr/>
      </w:pPr>
      <w:r>
        <w:rPr/>
        <w:t>l'esibizione dei documenti conservati su richiesta del Cliente, secondo l'art. 8.6;</w:t>
      </w:r>
    </w:p>
    <w:p>
      <w:pPr>
        <w:pStyle w:val="ListParagraph"/>
        <w:numPr>
          <w:ilvl w:val="0"/>
          <w:numId w:val="2"/>
        </w:numPr>
        <w:spacing w:lineRule="exact" w:line="276" w:before="0" w:after="80"/>
        <w:jc w:val="both"/>
        <w:rPr/>
      </w:pPr>
      <w:r>
        <w:rPr/>
        <w:t>l'assistenza di primo livello descritta all'art. 8;</w:t>
      </w:r>
    </w:p>
    <w:p>
      <w:pPr>
        <w:pStyle w:val="ListParagraph"/>
        <w:numPr>
          <w:ilvl w:val="0"/>
          <w:numId w:val="2"/>
        </w:numPr>
        <w:spacing w:lineRule="exact" w:line="276" w:before="0" w:after="80"/>
        <w:jc w:val="both"/>
        <w:rPr/>
      </w:pPr>
      <w:r>
        <w:rPr/>
        <w:t>solo per i Produttori, la licenza d'uso del Software secondo l'art. 15.</w:t>
      </w:r>
    </w:p>
    <w:p>
      <w:pPr>
        <w:pStyle w:val="Normal"/>
        <w:spacing w:lineRule="exact" w:line="276" w:before="0" w:after="120"/>
        <w:jc w:val="both"/>
        <w:rPr/>
      </w:pPr>
      <w:r>
        <w:rPr>
          <w:b/>
          <w:bCs/>
          <w:color w:val="1F3A5F"/>
        </w:rPr>
        <w:t xml:space="preserve">2.2  </w:t>
      </w:r>
      <w:r>
        <w:rPr/>
        <w:t>Il Cliente non dispone di utenze né di accesso diretto al Sistema di Conservazione: tutte le operazioni sono svolte da WST. Il processo di conservazione è eseguito dal Conservatore, secondo il Manuale. WST non gestisce il Sistema di Conservazione e non conserva copie dei documenti oltre quanto necessario al versamento.</w:t>
      </w:r>
    </w:p>
    <w:p>
      <w:pPr>
        <w:pStyle w:val="Normal"/>
        <w:spacing w:lineRule="exact" w:line="276" w:before="0" w:after="120"/>
        <w:jc w:val="both"/>
        <w:rPr/>
      </w:pPr>
      <w:r>
        <w:rPr>
          <w:b/>
          <w:bCs/>
          <w:color w:val="1F3A5F"/>
        </w:rPr>
        <w:t xml:space="preserve">2.3  </w:t>
      </w:r>
      <w:r>
        <w:rPr/>
        <w:t>Con la firma del Contratto, il Cliente, anche tramite il proprio Responsabile della conservazione:</w:t>
      </w:r>
    </w:p>
    <w:p>
      <w:pPr>
        <w:pStyle w:val="ListParagraph"/>
        <w:numPr>
          <w:ilvl w:val="0"/>
          <w:numId w:val="12"/>
        </w:numPr>
        <w:spacing w:lineRule="exact" w:line="276" w:before="0" w:after="80"/>
        <w:jc w:val="both"/>
        <w:rPr/>
      </w:pPr>
      <w:r>
        <w:rPr>
          <w:b/>
          <w:bCs/>
        </w:rPr>
        <w:t>incarica WST</w:t>
      </w:r>
      <w:r>
        <w:rPr/>
        <w:t xml:space="preserve"> di operare come Produttore dei PdV per i propri documenti, per tutta la durata del Contratto;</w:t>
      </w:r>
    </w:p>
    <w:p>
      <w:pPr>
        <w:pStyle w:val="ListParagraph"/>
        <w:numPr>
          <w:ilvl w:val="0"/>
          <w:numId w:val="13"/>
        </w:numPr>
        <w:spacing w:lineRule="exact" w:line="276" w:before="0" w:after="80"/>
        <w:jc w:val="both"/>
        <w:rPr/>
      </w:pPr>
      <w:r>
        <w:rPr>
          <w:b/>
          <w:bCs/>
        </w:rPr>
        <w:t>autorizza WST a conferire al Conservatore</w:t>
      </w:r>
      <w:r>
        <w:rPr/>
        <w:t>, e per esso al Responsabile del servizio di conservazione pro tempore, l'incarico di svolgere il processo di conservazione come descritto nel Manuale;</w:t>
      </w:r>
    </w:p>
    <w:p>
      <w:pPr>
        <w:pStyle w:val="ListParagraph"/>
        <w:numPr>
          <w:ilvl w:val="0"/>
          <w:numId w:val="14"/>
        </w:numPr>
        <w:spacing w:lineRule="exact" w:line="276" w:before="0" w:after="80"/>
        <w:jc w:val="both"/>
        <w:rPr/>
      </w:pPr>
      <w:r>
        <w:rPr/>
        <w:t>dichiara di aver preso visione del Manuale.</w:t>
      </w:r>
    </w:p>
    <w:p>
      <w:pPr>
        <w:pStyle w:val="Normal"/>
        <w:spacing w:lineRule="exact" w:line="276" w:before="0" w:after="120"/>
        <w:jc w:val="both"/>
        <w:rPr/>
      </w:pPr>
      <w:r>
        <w:rPr>
          <w:b/>
          <w:bCs/>
          <w:color w:val="1F3A5F"/>
        </w:rPr>
        <w:t xml:space="preserve">2.4  </w:t>
      </w:r>
      <w:r>
        <w:rPr/>
        <w:t>Il Servizio non comprende alcuna verifica sul contenuto dei documenti versati, né sulla loro validità fiscale o legale. Il Servizio non comprende consulenza normativa o fiscale. Salvo preventivo accettato, il Servizio non comprende inoltre migrazioni o recuperi di archivi storici, riversamenti da altri sistemi di conservazione, esportazioni massive e personalizzazioni.</w:t>
      </w:r>
    </w:p>
    <w:p>
      <w:pPr>
        <w:pStyle w:val="Normal"/>
        <w:spacing w:lineRule="exact" w:line="276" w:before="0" w:after="120"/>
        <w:jc w:val="both"/>
        <w:rPr/>
      </w:pPr>
      <w:r>
        <w:rPr>
          <w:b/>
          <w:bCs/>
          <w:color w:val="1F3A5F"/>
        </w:rPr>
        <w:t xml:space="preserve">2.5  </w:t>
      </w:r>
      <w:r>
        <w:rPr/>
        <w:t>Il Servizio riguarda solo i documenti versati da WST dopo l'attivazione. WST non risponde dei documenti conservati in precedenza dal Cliente, in proprio o tramite altri fornitori, anche se presso lo stesso Conservatore. Il loro eventuale trasferimento sotto il Contratto è un servizio su richiesta, da preventivare, subordinato all'accordo del precedente fornitore e alla delega del Cliente.</w:t>
      </w:r>
    </w:p>
    <w:p>
      <w:pPr>
        <w:pStyle w:val="Normal"/>
        <w:keepNext w:val="true"/>
        <w:pBdr>
          <w:bottom w:val="single" w:sz="6" w:space="2" w:color="6599CD"/>
        </w:pBdr>
        <w:spacing w:before="280" w:after="120"/>
        <w:rPr/>
      </w:pPr>
      <w:r>
        <w:rPr>
          <w:b/>
          <w:bCs/>
          <w:color w:val="1F3A5F"/>
          <w:sz w:val="22"/>
          <w:szCs w:val="22"/>
        </w:rPr>
        <w:t>Art. 3 – Obblighi del Cliente</w:t>
      </w:r>
    </w:p>
    <w:p>
      <w:pPr>
        <w:pStyle w:val="Normal"/>
        <w:keepNext w:val="false"/>
        <w:keepLines w:val="false"/>
        <w:spacing w:lineRule="exact" w:line="276" w:before="0" w:after="120"/>
        <w:jc w:val="both"/>
        <w:rPr/>
      </w:pPr>
      <w:r>
        <w:rPr/>
        <w:t>Il Cliente si impegna a:</w:t>
      </w:r>
    </w:p>
    <w:p>
      <w:pPr>
        <w:pStyle w:val="ListParagraph"/>
        <w:numPr>
          <w:ilvl w:val="0"/>
          <w:numId w:val="15"/>
        </w:numPr>
        <w:spacing w:lineRule="exact" w:line="276" w:before="0" w:after="80"/>
        <w:jc w:val="both"/>
        <w:rPr/>
      </w:pPr>
      <w:r>
        <w:rPr/>
        <w:t>compilare l'Allegato A in modo completo e veritiero, e comunicare per iscritto ogni variazione;</w:t>
      </w:r>
    </w:p>
    <w:p>
      <w:pPr>
        <w:pStyle w:val="ListParagraph"/>
        <w:numPr>
          <w:ilvl w:val="0"/>
          <w:numId w:val="16"/>
        </w:numPr>
        <w:spacing w:lineRule="exact" w:line="276" w:before="0" w:after="80"/>
        <w:jc w:val="both"/>
        <w:rPr/>
      </w:pPr>
      <w:r>
        <w:rPr/>
        <w:t>nominare il proprio Responsabile della conservazione e mantenere valida la delega a WST per tutta la durata del Contratto;</w:t>
      </w:r>
    </w:p>
    <w:p>
      <w:pPr>
        <w:pStyle w:val="ListParagraph"/>
        <w:numPr>
          <w:ilvl w:val="0"/>
          <w:numId w:val="17"/>
        </w:numPr>
        <w:spacing w:lineRule="exact" w:line="276" w:before="0" w:after="80"/>
        <w:jc w:val="both"/>
        <w:rPr/>
      </w:pPr>
      <w:r>
        <w:rPr/>
        <w:t>verificare che il Periodo di conservazione di 3 anni sia sufficiente per la propria attività e chiedere per iscritto un periodo più lungo quando la legge lo impone (ad esempio per gli impianti di discarica o in caso di contenzioso). La verifica resta di sua esclusiva responsabilità;</w:t>
      </w:r>
    </w:p>
    <w:p>
      <w:pPr>
        <w:pStyle w:val="ListParagraph"/>
        <w:numPr>
          <w:ilvl w:val="0"/>
          <w:numId w:val="18"/>
        </w:numPr>
        <w:spacing w:lineRule="exact" w:line="276" w:before="0" w:after="80"/>
        <w:jc w:val="both"/>
        <w:rPr/>
      </w:pPr>
      <w:r>
        <w:rPr/>
        <w:t>fornire documenti nei formati ammessi dall'Allegato 2 delle Linee Guida AgID e i relativi metadati richiesti dall'Allegato 5;</w:t>
      </w:r>
    </w:p>
    <w:p>
      <w:pPr>
        <w:pStyle w:val="ListParagraph"/>
        <w:numPr>
          <w:ilvl w:val="0"/>
          <w:numId w:val="19"/>
        </w:numPr>
        <w:spacing w:lineRule="exact" w:line="276" w:before="0" w:after="80"/>
        <w:jc w:val="both"/>
        <w:rPr/>
      </w:pPr>
      <w:r>
        <w:rPr/>
        <w:t>controllare le ricevute di conservazione e segnalare a WST eventuali anomalie entro 15 giorni dalla loro disponibilità;</w:t>
      </w:r>
    </w:p>
    <w:p>
      <w:pPr>
        <w:pStyle w:val="ListParagraph"/>
        <w:numPr>
          <w:ilvl w:val="0"/>
          <w:numId w:val="20"/>
        </w:numPr>
        <w:spacing w:lineRule="exact" w:line="276" w:before="0" w:after="80"/>
        <w:jc w:val="both"/>
        <w:rPr/>
      </w:pPr>
      <w:r>
        <w:rPr/>
        <w:t>consegnare i documenti a WST solo tramite i canali concordati nell'Allegato A e non modificarli dopo la consegna;</w:t>
      </w:r>
    </w:p>
    <w:p>
      <w:pPr>
        <w:pStyle w:val="ListParagraph"/>
        <w:numPr>
          <w:ilvl w:val="0"/>
          <w:numId w:val="21"/>
        </w:numPr>
        <w:spacing w:lineRule="exact" w:line="276" w:before="0" w:after="80"/>
        <w:jc w:val="both"/>
        <w:rPr/>
      </w:pPr>
      <w:r>
        <w:rPr/>
        <w:t>versare solo documenti di cui ha la disponibilità e il cui contenuto è lecito, tenendo indenne WST da pretese di terzi al riguardo;</w:t>
      </w:r>
    </w:p>
    <w:p>
      <w:pPr>
        <w:pStyle w:val="ListParagraph"/>
        <w:numPr>
          <w:ilvl w:val="0"/>
          <w:numId w:val="22"/>
        </w:numPr>
        <w:spacing w:lineRule="exact" w:line="276" w:before="0" w:after="80"/>
        <w:jc w:val="both"/>
        <w:rPr/>
      </w:pPr>
      <w:r>
        <w:rPr/>
        <w:t>pagare i corrispettivi nei termini dell'art. 6.</w:t>
      </w:r>
    </w:p>
    <w:p>
      <w:pPr>
        <w:pStyle w:val="Normal"/>
        <w:keepNext w:val="false"/>
        <w:keepLines w:val="false"/>
        <w:spacing w:lineRule="exact" w:line="276" w:before="0" w:after="120"/>
        <w:jc w:val="both"/>
        <w:rPr/>
      </w:pPr>
      <w:r>
        <w:rPr/>
        <w:t>Il Cliente si impegna inoltre a:</w:t>
      </w:r>
    </w:p>
    <w:p>
      <w:pPr>
        <w:pStyle w:val="ListParagraph"/>
        <w:numPr>
          <w:ilvl w:val="0"/>
          <w:numId w:val="2"/>
        </w:numPr>
        <w:spacing w:lineRule="exact" w:line="276" w:before="0" w:after="80"/>
        <w:jc w:val="both"/>
        <w:rPr/>
      </w:pPr>
      <w:del w:id="9813" w:author="Claude" w:date="2026-10-30T09:00:00Z">
        <w:r>
          <w:rPr/>
          <w:delText>conservare gli originali dei documenti consegnati a WST almeno fino all'emissione della relativa ricevuta di conservazione;</w:delText>
        </w:r>
      </w:del>
      <w:ins w:id="9814" w:author="Claude" w:date="2026-10-30T09:00:00Z">
        <w:r>
          <w:t xml:space="preserve">conservare gli originali dei documenti consegnati a WST almeno fino alla comunicazione dell'Esito di conservazione positivo;</w:t>
        </w:r>
      </w:ins>
    </w:p>
    <w:p>
      <w:pPr>
        <w:pStyle w:val="ListParagraph"/>
        <w:numPr>
          <w:ilvl w:val="0"/>
          <w:numId w:val="2"/>
        </w:numPr>
        <w:spacing w:lineRule="exact" w:line="276" w:before="0" w:after="80"/>
        <w:jc w:val="both"/>
        <w:rPr/>
      </w:pPr>
      <w:r>
        <w:rPr/>
        <w:t>comunicare per iscritto, entro 5 giorni lavorativi, la sostituzione del Responsabile della conservazione o del legale rappresentante, sottoscrivendo un nuovo Allegato D;</w:t>
      </w:r>
    </w:p>
    <w:p>
      <w:pPr>
        <w:pStyle w:val="ListParagraph"/>
        <w:numPr>
          <w:ilvl w:val="0"/>
          <w:numId w:val="2"/>
        </w:numPr>
        <w:spacing w:lineRule="exact" w:line="276" w:before="0" w:after="80"/>
        <w:jc w:val="both"/>
        <w:rPr/>
      </w:pPr>
      <w:r>
        <w:rPr/>
        <w:t>non tentare in alcun modo di accedere al Sistema di Conservazione o ai sistemi di WST.</w:t>
      </w:r>
    </w:p>
    <w:p>
      <w:pPr>
        <w:pStyle w:val="ListParagraph"/>
        <w:numPr>
          <w:ilvl w:val="0"/>
          <w:numId w:val="2"/>
        </w:numPr>
        <w:spacing w:lineRule="exact" w:line="276" w:before="0" w:after="80"/>
        <w:jc w:val="both"/>
        <w:rPr/>
      </w:pPr>
      <w:r>
        <w:rPr/>
        <w:t>fornire e mantenere aggiornati i propri dati anagrafici (ragione sociale, partita IVA, codice fiscale) e quelli dei soggetti indicati nei documenti. WST li trasmette al Conservatore così come ricevuti: gli scarti o le attribuzioni errate dovuti a dati inesatti sono a carico del Cliente;</w:t>
      </w:r>
    </w:p>
    <w:p>
      <w:pPr>
        <w:pStyle w:val="ListParagraph"/>
        <w:numPr>
          <w:ilvl w:val="0"/>
          <w:numId w:val="2"/>
        </w:numPr>
        <w:spacing w:lineRule="exact" w:line="276" w:before="0" w:after="80"/>
        <w:jc w:val="both"/>
        <w:rPr/>
      </w:pPr>
      <w:r>
        <w:rPr/>
        <w:t>consegnare file di dimensione non superiore a 500 MB ciascuno e con nome univoco, secondo le specifiche del Conservatore comunicate da WST.</w:t>
      </w:r>
    </w:p>
    <w:p>
      <w:pPr>
        <w:pStyle w:val="Normal"/>
        <w:keepNext w:val="true"/>
        <w:pBdr>
          <w:bottom w:val="single" w:sz="6" w:space="2" w:color="6599CD"/>
        </w:pBdr>
        <w:spacing w:before="280" w:after="120"/>
        <w:rPr/>
      </w:pPr>
      <w:r>
        <w:rPr>
          <w:b/>
          <w:bCs/>
          <w:color w:val="1F3A5F"/>
          <w:sz w:val="22"/>
          <w:szCs w:val="22"/>
        </w:rPr>
        <w:t>Art. 4 – Obblighi di WST</w:t>
      </w:r>
    </w:p>
    <w:p>
      <w:pPr>
        <w:pStyle w:val="Normal"/>
        <w:spacing w:lineRule="exact" w:line="276" w:before="0" w:after="120"/>
        <w:jc w:val="both"/>
        <w:rPr/>
      </w:pPr>
      <w:r>
        <w:rPr>
          <w:b/>
          <w:bCs/>
          <w:color w:val="1F3A5F"/>
        </w:rPr>
        <w:t xml:space="preserve">4.1  </w:t>
      </w:r>
      <w:r>
        <w:rPr/>
        <w:t>WST si impegna a:</w:t>
      </w:r>
    </w:p>
    <w:p>
      <w:pPr>
        <w:pStyle w:val="ListParagraph"/>
        <w:numPr>
          <w:ilvl w:val="0"/>
          <w:numId w:val="23"/>
        </w:numPr>
        <w:spacing w:lineRule="exact" w:line="276" w:before="0" w:after="80"/>
        <w:jc w:val="both"/>
        <w:rPr/>
      </w:pPr>
      <w:r>
        <w:rPr/>
        <w:t>attivare il Servizio entro 10 giorni lavorativi dalla firma del Contratto e dalla consegna dell'Allegato A compilato, salvo ritardi dovuti al Conservatore nella creazione dell'anagrafica o nell'abilitazione dei flussi;</w:t>
      </w:r>
    </w:p>
    <w:p>
      <w:pPr>
        <w:pStyle w:val="ListParagraph"/>
        <w:numPr>
          <w:ilvl w:val="0"/>
          <w:numId w:val="24"/>
        </w:numPr>
        <w:spacing w:lineRule="exact" w:line="276" w:before="0" w:after="80"/>
        <w:jc w:val="both"/>
        <w:rPr/>
      </w:pPr>
      <w:del w:id="9817" w:author="Claude" w:date="2026-10-30T09:00:00Z">
        <w:r>
          <w:rPr/>
          <w:delText>versare i documenti ricevuti dal Cliente entro 5 giorni lavorativi, con la periodicità indicata nell'Allegato A;</w:delText>
        </w:r>
      </w:del>
      <w:ins w:id="9818" w:author="Claude" w:date="2026-10-30T09:00:00Z">
        <w:r>
          <w:t xml:space="preserve">versare i documenti entro 5 giorni lavorativi da quando sono disponibili nel Software o sono stati consegnati a WST, con la periodicità indicata nell'Allegato A; se il Sistema di Conservazione non è disponibile, il termine decorre dal suo ripristino;</w:t>
        </w:r>
      </w:ins>
    </w:p>
    <w:p>
      <w:pPr>
        <w:pStyle w:val="ListParagraph"/>
        <w:numPr>
          <w:ilvl w:val="0"/>
          <w:numId w:val="25"/>
        </w:numPr>
        <w:spacing w:lineRule="exact" w:line="276" w:before="0" w:after="80"/>
        <w:jc w:val="both"/>
        <w:rPr/>
      </w:pPr>
      <w:r>
        <w:rPr/>
        <w:t>preparare i PdV con i metadati forniti dal Cliente, senza modificarne il contenuto;</w:t>
      </w:r>
    </w:p>
    <w:p>
      <w:pPr>
        <w:pStyle w:val="ListParagraph"/>
        <w:numPr>
          <w:ilvl w:val="0"/>
          <w:numId w:val="26"/>
        </w:numPr>
        <w:spacing w:lineRule="exact" w:line="276" w:before="0" w:after="80"/>
        <w:jc w:val="both"/>
        <w:rPr/>
      </w:pPr>
      <w:r>
        <w:rPr/>
        <w:t>rendere disponibili al Cliente le ricevute di conservazione emesse dal Conservatore;</w:t>
      </w:r>
    </w:p>
    <w:p>
      <w:pPr>
        <w:pStyle w:val="ListParagraph"/>
        <w:numPr>
          <w:ilvl w:val="0"/>
          <w:numId w:val="27"/>
        </w:numPr>
        <w:spacing w:lineRule="exact" w:line="276" w:before="0" w:after="80"/>
        <w:jc w:val="both"/>
        <w:rPr/>
      </w:pPr>
      <w:r>
        <w:rPr/>
        <w:t>comunicare al Cliente i rifiuti di PdV e le anomalie segnalate dal Conservatore, secondo l'art. 4.2;</w:t>
      </w:r>
    </w:p>
    <w:p>
      <w:pPr>
        <w:pStyle w:val="ListParagraph"/>
        <w:numPr>
          <w:ilvl w:val="0"/>
          <w:numId w:val="28"/>
        </w:numPr>
        <w:spacing w:lineRule="exact" w:line="276" w:before="0" w:after="80"/>
        <w:jc w:val="both"/>
        <w:rPr/>
      </w:pPr>
      <w:r>
        <w:rPr/>
        <w:t>avvalersi solo di personale formato e vincolato alla riservatezza;</w:t>
      </w:r>
    </w:p>
    <w:p>
      <w:pPr>
        <w:pStyle w:val="ListParagraph"/>
        <w:numPr>
          <w:ilvl w:val="0"/>
          <w:numId w:val="29"/>
        </w:numPr>
        <w:spacing w:lineRule="exact" w:line="276" w:before="0" w:after="80"/>
        <w:jc w:val="both"/>
        <w:rPr/>
      </w:pPr>
      <w:r>
        <w:rPr/>
        <w:t>informare il Cliente per iscritto di ogni cambiamento del Conservatore, con almeno 60 giorni di preavviso salvo cause non dipendenti da WST.</w:t>
      </w:r>
    </w:p>
    <w:p>
      <w:pPr>
        <w:pStyle w:val="Normal"/>
        <w:spacing w:lineRule="exact" w:line="276" w:before="0" w:after="120"/>
        <w:jc w:val="both"/>
        <w:rPr/>
      </w:pPr>
      <w:r>
        <w:rPr>
          <w:b/>
          <w:bCs/>
          <w:color w:val="1F3A5F"/>
        </w:rPr>
        <w:t xml:space="preserve">4.2  </w:t>
      </w:r>
      <w:r>
        <w:rPr>
          <w:b/>
          <w:bCs/>
        </w:rPr>
        <w:t>Notifiche automatiche.</w:t>
      </w:r>
      <w:r>
        <w:rPr/>
        <w:t xml:space="preserve"> Gli esiti dei versamenti sono comunicati in modo automatico, senza bisogno di controlli manuali da parte di WST:</w:t>
      </w:r>
    </w:p>
    <w:p>
      <w:pPr>
        <w:pStyle w:val="ListParagraph"/>
        <w:numPr>
          <w:ilvl w:val="0"/>
          <w:numId w:val="2"/>
        </w:numPr>
        <w:spacing w:lineRule="exact" w:line="276" w:before="0" w:after="80"/>
        <w:jc w:val="both"/>
        <w:rPr/>
      </w:pPr>
      <w:del w:id="9819" w:author="Claude" w:date="2026-10-30T09:00:00Z">
        <w:r>
          <w:rPr/>
          <w:delText>se un versamento non va a buon fine o il Conservatore segnala un'anomalia, il sistema di WST invia una notifica via e-mail, nello stesso momento, al Cliente, all'indirizzo indicato nell'Allegato A, e a WST;</w:delText>
        </w:r>
      </w:del>
      <w:ins w:id="9820" w:author="Claude" w:date="2026-10-30T09:00:00Z">
        <w:r>
          <w:t xml:space="preserve">se un versamento non va a buon fine o il Conservatore segnala un'anomalia, il sistema di WST invia una notifica via e-mail al Cliente, all'indirizzo indicato nell'Allegato A, e a WST, senza ritardo dopo aver ricevuto l'esito dal Conservatore;</w:t>
        </w:r>
      </w:ins>
    </w:p>
    <w:p>
      <w:pPr>
        <w:pStyle w:val="ListParagraph"/>
        <w:numPr>
          <w:ilvl w:val="0"/>
          <w:numId w:val="2"/>
        </w:numPr>
        <w:spacing w:lineRule="exact" w:line="276" w:before="0" w:after="80"/>
        <w:jc w:val="both"/>
        <w:rPr/>
      </w:pPr>
      <w:r>
        <w:rPr/>
        <w:t>per il Cliente che usa il Software, lo stato di ogni versamento (versato, in attesa, rifiutato) è visibile anche nel Software.</w:t>
      </w:r>
    </w:p>
    <w:p>
      <w:pPr>
        <w:pStyle w:val="Normal"/>
        <w:spacing w:lineRule="exact" w:line="276" w:before="0" w:after="120"/>
        <w:jc w:val="both"/>
        <w:rPr/>
      </w:pPr>
      <w:r>
        <w:rPr>
          <w:b/>
          <w:bCs/>
          <w:color w:val="1F3A5F"/>
        </w:rPr>
        <w:t xml:space="preserve">4.3  </w:t>
      </w:r>
      <w:r>
        <w:rPr/>
        <w:t>La notifica automatica vale come comunicazione al Cliente. Il Cliente si impegna a leggerla e, se l'errore dipende dai documenti o dai dati che ha fornito, a correggerli e riconsegnarli entro 5 giorni lavorativi. Se l'errore dipende da WST o dal Conservatore, WST ripete il versamento senza costi per il Cliente.</w:t>
      </w:r>
    </w:p>
    <w:p>
      <w:pPr>
        <w:pStyle w:val="Normal"/>
        <w:spacing w:lineRule="exact" w:line="276" w:before="0" w:after="120"/>
        <w:jc w:val="both"/>
        <w:rPr/>
      </w:pPr>
      <w:r>
        <w:rPr>
          <w:b/>
          <w:bCs/>
          <w:color w:val="1F3A5F"/>
        </w:rPr>
        <w:t xml:space="preserve">4.4  </w:t>
      </w:r>
      <w:r>
        <w:rPr/>
        <w:t>Un documento si considera conservato solo quando il Conservatore ne comunica l'Esito di conservazione positivo. La ricevuta di presa in carico attesta solo la ricezione del file. I tempi dei controlli e degli esiti dipendono dal Conservatore e WST non ne risponde.</w:t>
      </w:r>
    </w:p>
    <w:p>
      <w:pPr>
        <w:pStyle w:val="Normal"/>
        <w:spacing w:lineRule="exact" w:line="276" w:before="0" w:after="120"/>
        <w:jc w:val="both"/>
        <w:rPr/>
      </w:pPr>
      <w:r>
        <w:rPr>
          <w:b/>
          <w:bCs/>
          <w:color w:val="1F3A5F"/>
        </w:rPr>
        <w:t xml:space="preserve">4.5  </w:t>
      </w:r>
      <w:del w:id="9821" w:author="Claude" w:date="2026-10-30T09:00:00Z">
        <w:r>
          <w:rPr/>
          <w:delText>Se lo stesso documento è scartato più di due volte per errori nei documenti o nei dati forniti dal Cliente, i reinvii successivi e la cancellazione dei file scartati sono fatturati come attività extra secondo l'Allegato B.</w:delText>
        </w:r>
      </w:del>
      <w:ins w:id="9822" w:author="Claude" w:date="2026-10-30T09:00:00Z">
        <w:r>
          <w:t xml:space="preserve">Se lo stesso documento è scartato più di due volte per errori nei documenti o nei dati forniti dal Cliente, i reinvii successivi e la rimozione dei file non acquisiti sono fatturati come attività extra secondo l'Allegato B. La rimozione di file scartati, mai entrati in conservazione, non costituisce cancellazione anticipata ai sensi dell'art. 7.3.</w:t>
        </w:r>
      </w:ins>
    </w:p>
    <w:p>
      <w:pPr>
        <w:pStyle w:val="Normal"/>
        <w:keepNext w:val="true"/>
        <w:pBdr>
          <w:bottom w:val="single" w:sz="6" w:space="2" w:color="6599CD"/>
        </w:pBdr>
        <w:spacing w:before="280" w:after="120"/>
        <w:rPr/>
      </w:pPr>
      <w:r>
        <w:rPr>
          <w:b/>
          <w:bCs/>
          <w:color w:val="1F3A5F"/>
          <w:sz w:val="22"/>
          <w:szCs w:val="22"/>
        </w:rPr>
        <w:t>Art. 5 – Durata, rinnovo e recesso</w:t>
      </w:r>
    </w:p>
    <w:p>
      <w:pPr>
        <w:pStyle w:val="Normal"/>
        <w:spacing w:lineRule="exact" w:line="276" w:before="0" w:after="120"/>
        <w:jc w:val="both"/>
        <w:rPr/>
      </w:pPr>
      <w:r>
        <w:rPr>
          <w:b/>
          <w:bCs/>
          <w:color w:val="1F3A5F"/>
        </w:rPr>
        <w:t xml:space="preserve">5.1  </w:t>
      </w:r>
      <w:r>
        <w:rPr/>
        <w:t>Il Contratto decorre dalla data di firma e scade il 31 dicembre 2027.</w:t>
      </w:r>
    </w:p>
    <w:p>
      <w:pPr>
        <w:pStyle w:val="Normal"/>
        <w:spacing w:lineRule="exact" w:line="276" w:before="0" w:after="120"/>
        <w:jc w:val="both"/>
        <w:rPr/>
      </w:pPr>
      <w:r>
        <w:rPr>
          <w:b/>
          <w:bCs/>
          <w:color w:val="1F3A5F"/>
        </w:rPr>
        <w:t xml:space="preserve">5.2  </w:t>
      </w:r>
      <w:r>
        <w:rPr/>
        <w:t>Alla scadenza il Contratto si rinnova automaticamente di anno solare in anno solare, alle stesse condizioni. Ciascuna Parte può dare disdetta via PEC con almeno 90 giorni di preavviso rispetto alla scadenza.</w:t>
      </w:r>
    </w:p>
    <w:p>
      <w:pPr>
        <w:pStyle w:val="Normal"/>
        <w:spacing w:lineRule="exact" w:line="276" w:before="0" w:after="120"/>
        <w:jc w:val="both"/>
        <w:rPr/>
      </w:pPr>
      <w:r>
        <w:rPr>
          <w:b/>
          <w:bCs/>
          <w:color w:val="1F3A5F"/>
        </w:rPr>
        <w:t xml:space="preserve">5.3  </w:t>
      </w:r>
      <w:r>
        <w:rPr/>
        <w:t>Ciascuna Parte può risolvere il Contratto, con comunicazione via PEC, se l'altra non rimedia entro 30 giorni a un inadempimento grave contestato per iscritto.</w:t>
      </w:r>
    </w:p>
    <w:p>
      <w:pPr>
        <w:pStyle w:val="Normal"/>
        <w:spacing w:lineRule="exact" w:line="276" w:before="0" w:after="120"/>
        <w:jc w:val="both"/>
        <w:rPr/>
      </w:pPr>
      <w:r>
        <w:rPr>
          <w:b/>
          <w:bCs/>
          <w:color w:val="1F3A5F"/>
        </w:rPr>
        <w:t xml:space="preserve">5.4  </w:t>
      </w:r>
      <w:r>
        <w:rPr/>
        <w:t>WST può risolvere il Contratto ai sensi dell'art. 1456 c.c., con comunicazione via PEC, se il Cliente:</w:t>
      </w:r>
    </w:p>
    <w:p>
      <w:pPr>
        <w:pStyle w:val="ListParagraph"/>
        <w:numPr>
          <w:ilvl w:val="0"/>
          <w:numId w:val="2"/>
        </w:numPr>
        <w:spacing w:lineRule="exact" w:line="276" w:before="0" w:after="80"/>
        <w:jc w:val="both"/>
        <w:rPr/>
      </w:pPr>
      <w:r>
        <w:rPr/>
        <w:t>non paga i corrispettivi entro 30 giorni dalla scadenza;</w:t>
      </w:r>
    </w:p>
    <w:p>
      <w:pPr>
        <w:pStyle w:val="ListParagraph"/>
        <w:numPr>
          <w:ilvl w:val="0"/>
          <w:numId w:val="2"/>
        </w:numPr>
        <w:spacing w:lineRule="exact" w:line="276" w:before="0" w:after="80"/>
        <w:jc w:val="both"/>
        <w:rPr/>
      </w:pPr>
      <w:r>
        <w:rPr/>
        <w:t>viola gli obblighi di cui all'art. 3, punto 7.</w:t>
      </w:r>
    </w:p>
    <w:p>
      <w:pPr>
        <w:pStyle w:val="Normal"/>
        <w:spacing w:lineRule="exact" w:line="276" w:before="0" w:after="120"/>
        <w:jc w:val="both"/>
        <w:rPr/>
      </w:pPr>
      <w:r>
        <w:rPr>
          <w:b/>
          <w:bCs/>
          <w:color w:val="1F3A5F"/>
        </w:rPr>
        <w:t xml:space="preserve">5.5  </w:t>
      </w:r>
      <w:r>
        <w:rPr/>
        <w:t>Se cessa per qualsiasi motivo il contratto tra WST e il Conservatore, WST può trasferire il Servizio a un altro conservatore qualificato secondo l'art. 13.4, oppure recedere con comunicazione via PEC e preavviso di almeno 60 giorni, salvo tempi più brevi imposti dal Conservatore.</w:t>
      </w:r>
    </w:p>
    <w:p>
      <w:pPr>
        <w:pStyle w:val="Normal"/>
        <w:spacing w:lineRule="exact" w:line="276" w:before="0" w:after="120"/>
        <w:jc w:val="both"/>
        <w:rPr/>
      </w:pPr>
      <w:r>
        <w:rPr>
          <w:b/>
          <w:bCs/>
          <w:color w:val="1F3A5F"/>
        </w:rPr>
        <w:t xml:space="preserve">5.6  </w:t>
      </w:r>
      <w:r>
        <w:rPr/>
        <w:t>In ogni caso di cessazione si applica l'art. 11.</w:t>
      </w:r>
    </w:p>
    <w:p>
      <w:pPr>
        <w:pStyle w:val="Normal"/>
        <w:spacing w:lineRule="exact" w:line="276" w:before="0" w:after="120"/>
        <w:jc w:val="both"/>
        <w:rPr/>
      </w:pPr>
      <w:r>
        <w:rPr>
          <w:b/>
          <w:bCs/>
          <w:color w:val="1F3A5F"/>
        </w:rPr>
        <w:t xml:space="preserve">5.7  </w:t>
      </w:r>
      <w:r>
        <w:rPr/>
        <w:t>In caso di risoluzione per inadempimento del Cliente restano dovuti i corrispettivi maturati e i canoni dell'anno solare in corso, salvo il risarcimento del maggior danno.</w:t>
      </w:r>
    </w:p>
    <w:p>
      <w:pPr>
        <w:pStyle w:val="Normal"/>
        <w:keepNext w:val="true"/>
        <w:pBdr>
          <w:bottom w:val="single" w:sz="6" w:space="2" w:color="6599CD"/>
        </w:pBdr>
        <w:spacing w:before="280" w:after="120"/>
        <w:rPr/>
      </w:pPr>
      <w:r>
        <w:rPr>
          <w:b/>
          <w:bCs/>
          <w:color w:val="1F3A5F"/>
          <w:sz w:val="22"/>
          <w:szCs w:val="22"/>
        </w:rPr>
        <w:t>Art. 6 – Corrispettivi, fatturazione e pagamento</w:t>
      </w:r>
    </w:p>
    <w:p>
      <w:pPr>
        <w:pStyle w:val="Normal"/>
        <w:spacing w:lineRule="exact" w:line="276" w:before="0" w:after="120"/>
        <w:jc w:val="both"/>
        <w:rPr/>
      </w:pPr>
      <w:r>
        <w:rPr>
          <w:b/>
          <w:bCs/>
          <w:color w:val="1F3A5F"/>
        </w:rPr>
        <w:t xml:space="preserve">6.1  </w:t>
      </w:r>
      <w:r>
        <w:rPr/>
        <w:t>I corrispettivi sono indicati nell'Allegato B, IVA esclusa.</w:t>
      </w:r>
    </w:p>
    <w:p>
      <w:pPr>
        <w:pStyle w:val="Normal"/>
        <w:spacing w:lineRule="exact" w:line="276" w:before="0" w:after="120"/>
        <w:jc w:val="both"/>
        <w:rPr/>
      </w:pPr>
      <w:r>
        <w:rPr>
          <w:b/>
          <w:bCs/>
          <w:color w:val="1F3A5F"/>
        </w:rPr>
        <w:t xml:space="preserve">6.2  </w:t>
      </w:r>
      <w:r>
        <w:rPr/>
        <w:t>Tutti i corrispettivi variabili sono calcolati sullo spazio occupato e non sul numero di documenti. Il Pacchetto comprende 100 MB di spazio. Oltre i 100 MB si applica il canone annuale di conservazione dell'Allegato B, calcolato sullo spazio complessivamente occupato dai documenti del Cliente nel Sistema di Conservazione: fino a 1 GB secondo le fasce in MB, oltre 1 GB arrotondato per eccesso al GB intero. Ogni documento occupa spazio, e quindi genera canone, per tutti i 3 anni del Periodo di conservazione.</w:t>
      </w:r>
    </w:p>
    <w:p>
      <w:pPr>
        <w:pStyle w:val="Normal"/>
        <w:spacing w:lineRule="exact" w:line="276" w:before="0" w:after="120"/>
        <w:jc w:val="both"/>
        <w:rPr/>
      </w:pPr>
      <w:r>
        <w:rPr>
          <w:b/>
          <w:bCs/>
          <w:color w:val="1F3A5F"/>
        </w:rPr>
        <w:t xml:space="preserve">6.3  </w:t>
      </w:r>
      <w:r>
        <w:rPr/>
        <w:t>Fatturazione:</w:t>
      </w:r>
    </w:p>
    <w:tbl>
      <w:tblPr>
        <w:tblW w:w="9638" w:type="dxa"/>
        <w:jc w:val="left"/>
        <w:tblInd w:w="0" w:type="dxa"/>
        <w:tblLayout w:type="fixed"/>
        <w:tblCellMar>
          <w:top w:w="20" w:type="dxa"/>
          <w:left w:w="100" w:type="dxa"/>
          <w:bottom w:w="20" w:type="dxa"/>
          <w:right w:w="100" w:type="dxa"/>
        </w:tblCellMar>
      </w:tblPr>
      <w:tblGrid>
        <w:gridCol w:w="3276"/>
        <w:gridCol w:w="6361"/>
      </w:tblGrid>
      <w:tr>
        <w:trPr>
          <w:tblHeader w:val="true"/>
          <w:cantSplit w:val="true"/>
        </w:trPr>
        <w:tc>
          <w:tcPr>
            <w:tcW w:w="3276"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Voce</w:t>
            </w:r>
          </w:p>
        </w:tc>
        <w:tc>
          <w:tcPr>
            <w:tcW w:w="6361"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Quando si fattura</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Canone annuale del Pacchetto (Trasportatori e Produttori)</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del w:id="9829" w:author="Claude" w:date="2026-10-30T09:00:00Z">
              <w:r>
                <w:rPr>
                  <w:sz w:val="19"/>
                  <w:szCs w:val="19"/>
                </w:rPr>
                <w:delText>Anticipato, a inizio di ogni anno solare (primo anno: alla firma, per intero)</w:delText>
              </w:r>
            </w:del>
            <w:ins w:id="9830" w:author="Claude" w:date="2026-10-30T09:00:00Z">
              <w:r>
                <w:rPr>
                  <w:sz w:val="19"/>
                  <w:szCs w:val="19"/>
                </w:rPr>
                <w:t xml:space="preserve">Anticipato, a inizio di ogni anno solare (primo anno: alla firma, per intero, senza riduzione in proporzione ai mesi residui)</w:t>
              </w:r>
            </w:ins>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Canone annuale di conservazione (oltre 100 MB)</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Anticipato, a inizio anno, sullo spazio occupato al 1° gennaio; il passaggio a una fascia superiore in corso d'anno è fatturato nel mese in cui avviene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Cancellazione anticipata</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All'esecuzione di ogni richiesta</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Attività extra</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 consuntivo, mensilmente</w:t>
            </w:r>
          </w:p>
        </w:tc>
      </w:tr>
    </w:tbl>
    <w:p>
      <w:pPr>
        <w:pStyle w:val="Normal"/>
        <w:spacing w:before="0" w:after="120"/>
        <w:rPr/>
      </w:pPr>
      <w:r>
        <w:rPr/>
      </w:r>
    </w:p>
    <w:p>
      <w:pPr>
        <w:pStyle w:val="Normal"/>
        <w:spacing w:lineRule="exact" w:line="276" w:before="0" w:after="120"/>
        <w:jc w:val="both"/>
        <w:rPr/>
      </w:pPr>
      <w:r>
        <w:rPr>
          <w:b/>
          <w:bCs/>
          <w:color w:val="1F3A5F"/>
        </w:rPr>
        <w:t xml:space="preserve">6.4  </w:t>
      </w:r>
      <w:del w:id="9803" w:author="Claude" w:date="2026-10-30T09:00:00Z">
        <w:r>
          <w:rPr/>
          <w:delText>Il pagamento avviene tramite bonifico bancario entro 10 giorni dalla data della fattura. In caso di ritardo si applicano gli interessi di mora previsti dal D.Lgs. 231/2002. Dopo 15 giorni di ritardo, e previo sollecito via PEC, WST può sospendere tutti i servizi del Contratto: versamenti, esibizioni, esportazioni, assistenza e uso del Software. I servizi riprendono solo dopo il pagamento integrale degli importi scaduti e degli interessi. Oltre 30 giorni di ritardo WST può risolvere il Contratto secondo l'art. 5.4, con le conseguenze dell'art. 11.</w:delText>
        </w:r>
      </w:del>
      <w:ins w:id="9804" w:author="Claude" w:date="2026-10-30T09:00:00Z">
        <w:r>
          <w:t xml:space="preserve">Il pagamento avviene tramite bonifico bancario entro 10 giorni dalla data della fattura. In caso di ritardo si applicano gli interessi di mora previsti dal D.Lgs. 231/2002. Dopo 15 giorni di ritardo, e previo sollecito via PEC, WST può sospendere tutti i servizi del Contratto: versamenti, esibizioni, esportazioni, assistenza e uso del Software. Durante la sospensione WST esegue un'esibizione richiesta da un'autorità di controllo solo se i documenti sono ancora presenti nel Sistema di Conservazione e se il Cliente ha prima pagato integralmente gli importi scaduti e gli interessi e, in anticipo, la tariffa di esibizione urgente dell'Allegato B. I servizi riprendono solo dopo il pagamento integrale degli importi scaduti e degli interessi. Oltre 30 giorni di ritardo WST può risolvere il Contratto secondo l'art. 5.4, con le conseguenze dell'art. 11.</w:t>
        </w:r>
      </w:ins>
    </w:p>
    <w:p>
      <w:pPr>
        <w:pStyle w:val="Normal"/>
        <w:spacing w:lineRule="exact" w:line="276" w:before="0" w:after="120"/>
        <w:jc w:val="both"/>
        <w:rPr/>
      </w:pPr>
      <w:r>
        <w:rPr>
          <w:b/>
          <w:bCs/>
          <w:color w:val="1F3A5F"/>
        </w:rPr>
        <w:t xml:space="preserve">6.5  </w:t>
      </w:r>
      <w:r>
        <w:rPr/>
        <w:t>I prezzi restano fissi fino al 31 dicembre 2027. In seguito WST può aggiornarli comunicandolo via PEC almeno 120 giorni prima della scadenza annuale. Il Cliente che non accetta può dare disdetta entro la scadenza, senza costi.</w:t>
      </w:r>
    </w:p>
    <w:p>
      <w:pPr>
        <w:pStyle w:val="Normal"/>
        <w:spacing w:lineRule="exact" w:line="276" w:before="0" w:after="120"/>
        <w:jc w:val="both"/>
        <w:rPr/>
      </w:pPr>
      <w:r>
        <w:rPr>
          <w:b/>
          <w:bCs/>
          <w:color w:val="1F3A5F"/>
        </w:rPr>
        <w:t xml:space="preserve">6.6  </w:t>
      </w:r>
      <w:r>
        <w:rPr/>
        <w:t>WST comunica al Cliente quando lo spazio occupato supera i 100 MB compresi nel Pacchetto o passa a una fascia superiore.</w:t>
      </w:r>
    </w:p>
    <w:p>
      <w:pPr>
        <w:pStyle w:val="Normal"/>
        <w:spacing w:lineRule="exact" w:line="276" w:before="0" w:after="120"/>
        <w:jc w:val="both"/>
        <w:rPr/>
      </w:pPr>
      <w:r>
        <w:rPr>
          <w:b/>
          <w:bCs/>
          <w:color w:val="1F3A5F"/>
        </w:rPr>
        <w:t xml:space="preserve">6.7  </w:t>
      </w:r>
      <w:r>
        <w:rPr/>
        <w:t>Il canone del Pacchetto e il canone di conservazione non sono rimborsabili, neppure in caso di cessazione anticipata del Contratto o di cancellazione anticipata dei documenti.</w:t>
      </w:r>
    </w:p>
    <w:p>
      <w:pPr>
        <w:pStyle w:val="Normal"/>
        <w:spacing w:lineRule="exact" w:line="276" w:before="0" w:after="120"/>
        <w:jc w:val="both"/>
        <w:rPr/>
      </w:pPr>
      <w:r>
        <w:rPr>
          <w:b/>
          <w:bCs/>
          <w:color w:val="1F3A5F"/>
        </w:rPr>
        <w:t xml:space="preserve">6.8  </w:t>
      </w:r>
      <w:r>
        <w:rPr/>
        <w:t>Eventuali contestazioni delle fatture devono essere inviate via PEC entro 15 giorni dalla loro ricezione, indicando i motivi. La contestazione non sospende il pagamento degli importi non contestati.</w:t>
      </w:r>
    </w:p>
    <w:p>
      <w:pPr>
        <w:pStyle w:val="Normal"/>
        <w:keepNext w:val="true"/>
        <w:pBdr>
          <w:bottom w:val="single" w:sz="6" w:space="2" w:color="6599CD"/>
        </w:pBdr>
        <w:spacing w:before="280" w:after="120"/>
        <w:rPr/>
      </w:pPr>
      <w:r>
        <w:rPr>
          <w:b/>
          <w:bCs/>
          <w:color w:val="1F3A5F"/>
          <w:sz w:val="22"/>
          <w:szCs w:val="22"/>
        </w:rPr>
        <w:t>Art. 7 – Periodo di conservazione, scarto e cancellazione anticipata</w:t>
      </w:r>
    </w:p>
    <w:p>
      <w:pPr>
        <w:pStyle w:val="Normal"/>
        <w:spacing w:lineRule="exact" w:line="276" w:before="0" w:after="120"/>
        <w:jc w:val="both"/>
        <w:rPr/>
      </w:pPr>
      <w:r>
        <w:rPr>
          <w:b/>
          <w:bCs/>
          <w:color w:val="1F3A5F"/>
        </w:rPr>
        <w:t xml:space="preserve">7.1  </w:t>
      </w:r>
      <w:r>
        <w:rPr/>
        <w:t>Ogni documento è conservato fino al 31 dicembre dell'ultimo anno del Periodo di conservazione, calcolato dall'anno solare di versamento. Esempio: un xFIR versato a marzo 2027 è conservato fino al 31 dicembre 2030.</w:t>
      </w:r>
      <w:ins w:id="9808" w:author="Claude" w:date="2026-10-30T09:00:00Z">
        <w:r>
          <w:t xml:space="preserve"> Lo scarto non può precedere il termine previsto dalla legge per la singola tipologia documentale: per i registri di carico e scarico il termine decorre dalla data dell'ultima registrazione. Il Periodo di conservazione indicato nell'Allegato A deve coprire tale termine, secondo l'art. 3, punto 3.</w:t>
        </w:r>
      </w:ins>
    </w:p>
    <w:p>
      <w:pPr>
        <w:pStyle w:val="Normal"/>
        <w:spacing w:lineRule="exact" w:line="276" w:before="0" w:after="120"/>
        <w:jc w:val="both"/>
        <w:rPr/>
      </w:pPr>
      <w:r>
        <w:rPr>
          <w:b/>
          <w:bCs/>
          <w:color w:val="1F3A5F"/>
        </w:rPr>
        <w:t xml:space="preserve">7.2  </w:t>
      </w:r>
      <w:r>
        <w:rPr>
          <w:b/>
          <w:bCs/>
        </w:rPr>
        <w:t>Scarto.</w:t>
      </w:r>
      <w:r>
        <w:rPr/>
        <w:t xml:space="preserve"> Al termine del Periodo di conservazione il Conservatore elimina i relativi PdA, senza costi per il Cliente. Il Cliente può chiedere per iscritto, almeno 90 giorni prima, di prolungare la conservazione. Il prolungamento è fatturato, per ogni ulteriore anno, al canone annuale di conservazione in vigore.</w:t>
      </w:r>
    </w:p>
    <w:p>
      <w:pPr>
        <w:pStyle w:val="Normal"/>
        <w:spacing w:lineRule="exact" w:line="276" w:before="0" w:after="120"/>
        <w:jc w:val="both"/>
        <w:rPr/>
      </w:pPr>
      <w:r>
        <w:rPr>
          <w:b/>
          <w:bCs/>
          <w:color w:val="1F3A5F"/>
        </w:rPr>
        <w:t xml:space="preserve">7.3  </w:t>
      </w:r>
      <w:r>
        <w:rPr>
          <w:b/>
          <w:bCs/>
        </w:rPr>
        <w:t>Cancellazione anticipata.</w:t>
      </w:r>
      <w:r>
        <w:rPr/>
        <w:t xml:space="preserve"> Il Cliente può chiedere la cancellazione di documenti prima della fine del Periodo di conservazione, con richiesta scritta via PEC firmata dal Responsabile della conservazione. La richiesta deve contenere l'elenco degli hash dei documenti da cancellare, ricavato dalle ricevute di conservazione.</w:t>
      </w:r>
    </w:p>
    <w:p>
      <w:pPr>
        <w:pStyle w:val="Normal"/>
        <w:spacing w:lineRule="exact" w:line="276" w:before="0" w:after="120"/>
        <w:jc w:val="both"/>
        <w:rPr/>
      </w:pPr>
      <w:r>
        <w:rPr>
          <w:b/>
          <w:bCs/>
          <w:color w:val="1F3A5F"/>
        </w:rPr>
        <w:t xml:space="preserve">7.4  </w:t>
      </w:r>
      <w:r>
        <w:rPr/>
        <w:t>Con la richiesta il Cliente dichiara che la cancellazione è consentita dalla legge e se ne assume l'intera responsabilità. WST non verifica la legittimità della richiesta.</w:t>
      </w:r>
    </w:p>
    <w:p>
      <w:pPr>
        <w:pStyle w:val="Normal"/>
        <w:spacing w:lineRule="exact" w:line="276" w:before="0" w:after="120"/>
        <w:jc w:val="both"/>
        <w:rPr/>
      </w:pPr>
      <w:r>
        <w:rPr>
          <w:b/>
          <w:bCs/>
          <w:color w:val="1F3A5F"/>
        </w:rPr>
        <w:t xml:space="preserve">7.5  </w:t>
      </w:r>
      <w:r>
        <w:rPr/>
        <w:t>La cancellazione è irreversibile ed è fatturata per ogni richiesta, in base ai GB da cancellare, secondo l'Allegato B. Il canone di conservazione già pagato per i documenti cancellati non viene rimborsato.</w:t>
      </w:r>
    </w:p>
    <w:p>
      <w:pPr>
        <w:pStyle w:val="Normal"/>
        <w:spacing w:lineRule="exact" w:line="276" w:before="0" w:after="120"/>
        <w:jc w:val="both"/>
        <w:rPr/>
      </w:pPr>
      <w:r>
        <w:rPr>
          <w:b/>
          <w:bCs/>
          <w:color w:val="1F3A5F"/>
        </w:rPr>
        <w:t xml:space="preserve">7.6  </w:t>
      </w:r>
      <w:r>
        <w:rPr/>
        <w:t>Per evitare cancellazioni dovute a errori di versamento, il Cliente controlla i documenti prima di consegnarli a WST. Se l'errore è imputabile a WST, la cancellazione è a carico di WST.</w:t>
      </w:r>
    </w:p>
    <w:p>
      <w:pPr>
        <w:pStyle w:val="Normal"/>
        <w:keepNext w:val="true"/>
        <w:pBdr>
          <w:bottom w:val="single" w:sz="6" w:space="2" w:color="6599CD"/>
        </w:pBdr>
        <w:spacing w:before="280" w:after="120"/>
        <w:rPr/>
      </w:pPr>
      <w:r>
        <w:rPr>
          <w:b/>
          <w:bCs/>
          <w:color w:val="1F3A5F"/>
          <w:sz w:val="22"/>
          <w:szCs w:val="22"/>
        </w:rPr>
        <w:t>Art. 8 – Assistenza e livelli di servizio</w:t>
      </w:r>
    </w:p>
    <w:p>
      <w:pPr>
        <w:pStyle w:val="Normal"/>
        <w:spacing w:lineRule="exact" w:line="276" w:before="0" w:after="120"/>
        <w:jc w:val="both"/>
        <w:rPr/>
      </w:pPr>
      <w:r>
        <w:rPr>
          <w:b/>
          <w:bCs/>
          <w:color w:val="1F3A5F"/>
        </w:rPr>
        <w:t xml:space="preserve">8.1  </w:t>
      </w:r>
      <w:r>
        <w:rPr/>
        <w:t>WST è l'unico punto di contatto del Cliente. Fornisce assistenza nei giorni lavorativi, dalle 9:00 alle 18:00, tramite e-mail info@wstech.it e telefono 0775 1627986. WST gestisce direttamente le richieste di primo livello e inoltra al Conservatore quelle che riguardano il Sistema di Conservazione.</w:t>
      </w:r>
    </w:p>
    <w:p>
      <w:pPr>
        <w:pStyle w:val="Normal"/>
        <w:spacing w:lineRule="exact" w:line="276" w:before="0" w:after="120"/>
        <w:jc w:val="both"/>
        <w:rPr/>
      </w:pPr>
      <w:r>
        <w:rPr>
          <w:b/>
          <w:bCs/>
          <w:color w:val="1F3A5F"/>
        </w:rPr>
        <w:t xml:space="preserve">8.2  </w:t>
      </w:r>
      <w:r>
        <w:rPr/>
        <w:t>Tempi massimi, in ore lavorative dalla segnalazione:</w:t>
      </w:r>
    </w:p>
    <w:tbl>
      <w:tblPr>
        <w:tblW w:w="9638" w:type="dxa"/>
        <w:jc w:val="left"/>
        <w:tblInd w:w="0" w:type="dxa"/>
        <w:tblLayout w:type="fixed"/>
        <w:tblCellMar>
          <w:top w:w="20" w:type="dxa"/>
          <w:left w:w="100" w:type="dxa"/>
          <w:bottom w:w="20" w:type="dxa"/>
          <w:right w:w="100" w:type="dxa"/>
        </w:tblCellMar>
      </w:tblPr>
      <w:tblGrid>
        <w:gridCol w:w="2399"/>
        <w:gridCol w:w="3639"/>
        <w:gridCol w:w="1799"/>
        <w:gridCol w:w="1800"/>
      </w:tblGrid>
      <w:tr>
        <w:trPr>
          <w:tblHeader w:val="true"/>
          <w:cantSplit w:val="true"/>
        </w:trPr>
        <w:tc>
          <w:tcPr>
            <w:tcW w:w="23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Criticità</w:t>
            </w:r>
          </w:p>
        </w:tc>
        <w:tc>
          <w:tcPr>
            <w:tcW w:w="363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Esempio</w:t>
            </w:r>
          </w:p>
        </w:tc>
        <w:tc>
          <w:tcPr>
            <w:tcW w:w="17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Presa in carico</w:t>
            </w:r>
          </w:p>
        </w:tc>
        <w:tc>
          <w:tcPr>
            <w:tcW w:w="180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Risoluzione</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 – Urgente</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Versamento impossibile o esibizione richiesta da un'autorità</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4</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8</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2 – Alta</w:t>
            </w:r>
          </w:p>
        </w:tc>
        <w:tc>
          <w:tcPr>
            <w:tcW w:w="363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Funzione importante non disponibile</w:t>
            </w:r>
          </w:p>
        </w:tc>
        <w:tc>
          <w:tcPr>
            <w:tcW w:w="17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8</w:t>
            </w:r>
          </w:p>
        </w:tc>
        <w:tc>
          <w:tcPr>
            <w:tcW w:w="180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16</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 – Media</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Problema con soluzione alternativa</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12</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24</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4 – Bassa</w:t>
            </w:r>
          </w:p>
        </w:tc>
        <w:tc>
          <w:tcPr>
            <w:tcW w:w="363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Richiesta di informazioni</w:t>
            </w:r>
          </w:p>
        </w:tc>
        <w:tc>
          <w:tcPr>
            <w:tcW w:w="17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16</w:t>
            </w:r>
          </w:p>
        </w:tc>
        <w:tc>
          <w:tcPr>
            <w:tcW w:w="180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36</w:t>
            </w:r>
          </w:p>
        </w:tc>
      </w:tr>
    </w:tbl>
    <w:p>
      <w:pPr>
        <w:pStyle w:val="Normal"/>
        <w:spacing w:before="0" w:after="120"/>
        <w:rPr/>
      </w:pPr>
      <w:r>
        <w:rPr/>
      </w:r>
    </w:p>
    <w:p>
      <w:pPr>
        <w:pStyle w:val="Normal"/>
        <w:spacing w:lineRule="exact" w:line="276" w:before="0" w:after="120"/>
        <w:jc w:val="both"/>
        <w:rPr/>
      </w:pPr>
      <w:r>
        <w:rPr>
          <w:b/>
          <w:bCs/>
          <w:color w:val="1F3A5F"/>
        </w:rPr>
        <w:t xml:space="preserve">8.3  </w:t>
      </w:r>
      <w:r>
        <w:rPr/>
        <w:t>La disponibilità del Sistema di Conservazione è quella garantita dal Conservatore: 99,8% su base trimestrale, escluse le manutenzioni programmate comunicate in anticipo.</w:t>
      </w:r>
    </w:p>
    <w:p>
      <w:pPr>
        <w:pStyle w:val="Normal"/>
        <w:spacing w:lineRule="exact" w:line="276" w:before="0" w:after="120"/>
        <w:jc w:val="both"/>
        <w:rPr/>
      </w:pPr>
      <w:r>
        <w:rPr>
          <w:b/>
          <w:bCs/>
          <w:color w:val="1F3A5F"/>
        </w:rPr>
        <w:t xml:space="preserve">8.4  </w:t>
      </w:r>
      <w:r>
        <w:rPr/>
        <w:t>I tempi della risoluzione possono dipendere dal Conservatore. In tal caso WST si impegna a sollecitarlo e a tenere informato il Cliente.</w:t>
      </w:r>
    </w:p>
    <w:p>
      <w:pPr>
        <w:pStyle w:val="Normal"/>
        <w:spacing w:lineRule="exact" w:line="276" w:before="0" w:after="120"/>
        <w:jc w:val="both"/>
        <w:rPr/>
      </w:pPr>
      <w:r>
        <w:rPr>
          <w:b/>
          <w:bCs/>
          <w:color w:val="1F3A5F"/>
        </w:rPr>
        <w:t xml:space="preserve">8.5  </w:t>
      </w:r>
      <w:r>
        <w:rPr/>
        <w:t>Non rientrano nell'assistenza: formazione, consulenza normativa, interventi sui sistemi del Cliente, sviluppo di integrazioni. Queste attività sono fatturate a consuntivo secondo l'Allegato B.</w:t>
      </w:r>
    </w:p>
    <w:p>
      <w:pPr>
        <w:pStyle w:val="Normal"/>
        <w:spacing w:lineRule="exact" w:line="276" w:before="0" w:after="120"/>
        <w:jc w:val="both"/>
        <w:rPr/>
      </w:pPr>
      <w:r>
        <w:rPr>
          <w:b/>
          <w:bCs/>
          <w:color w:val="1F3A5F"/>
        </w:rPr>
        <w:t xml:space="preserve">8.6  </w:t>
      </w:r>
      <w:r>
        <w:rPr>
          <w:b/>
          <w:bCs/>
        </w:rPr>
        <w:t>Esibizione.</w:t>
      </w:r>
      <w:r>
        <w:rPr/>
        <w:t xml:space="preserve"> Il Cliente chiede l'esibizione a WST via PEC o e-mail, indicando i documenti (numero xFIR, periodo del registro, produttore o destinatario). WST consegna i documenti, in formato elettronico e con le relative ricevute di conservazione, entro 3 giorni lavorativi, oppure entro 1 giorno lavorativo per le richieste urgenti o delle autorità di controllo. Sono comprese nel Pacchetto 3 esibizioni per anno solare; le ulteriori sono fatturate secondo l'Allegato B. WST registra ogni esibizione e il registro fa fede ai fini del conteggio.</w:t>
      </w:r>
      <w:ins w:id="9805" w:author="Claude" w:date="2026-10-30T09:00:00Z">
        <w:r>
          <w:t xml:space="preserve"> In caso di sospensione per mancato pagamento si applica l'art. 6.4.</w:t>
        </w:r>
      </w:ins>
    </w:p>
    <w:p>
      <w:pPr>
        <w:pStyle w:val="Normal"/>
        <w:keepNext w:val="true"/>
        <w:pBdr>
          <w:bottom w:val="single" w:sz="6" w:space="2" w:color="6599CD"/>
        </w:pBdr>
        <w:spacing w:before="280" w:after="120"/>
        <w:rPr/>
      </w:pPr>
      <w:r>
        <w:rPr>
          <w:b/>
          <w:bCs/>
          <w:color w:val="1F3A5F"/>
          <w:sz w:val="22"/>
          <w:szCs w:val="22"/>
        </w:rPr>
        <w:t>Art. 9 – Responsabilità</w:t>
      </w:r>
    </w:p>
    <w:p>
      <w:pPr>
        <w:pStyle w:val="Normal"/>
        <w:spacing w:lineRule="exact" w:line="276" w:before="0" w:after="120"/>
        <w:jc w:val="both"/>
        <w:rPr/>
      </w:pPr>
      <w:r>
        <w:rPr>
          <w:b/>
          <w:bCs/>
          <w:color w:val="1F3A5F"/>
        </w:rPr>
        <w:t xml:space="preserve">9.1  </w:t>
      </w:r>
      <w:r>
        <w:rPr/>
        <w:t>WST risponde della corretta esecuzione delle attività di Produttore dei PdV. Il Conservatore risponde del processo di conservazione secondo il Manuale e la normativa applicabile.</w:t>
      </w:r>
    </w:p>
    <w:p>
      <w:pPr>
        <w:pStyle w:val="Normal"/>
        <w:spacing w:lineRule="exact" w:line="276" w:before="0" w:after="120"/>
        <w:jc w:val="both"/>
        <w:rPr/>
      </w:pPr>
      <w:r>
        <w:rPr>
          <w:b/>
          <w:bCs/>
          <w:color w:val="1F3A5F"/>
        </w:rPr>
        <w:t xml:space="preserve">9.2  </w:t>
      </w:r>
      <w:r>
        <w:rPr/>
        <w:t>WST non risponde di danni causati da:</w:t>
      </w:r>
    </w:p>
    <w:p>
      <w:pPr>
        <w:pStyle w:val="ListParagraph"/>
        <w:numPr>
          <w:ilvl w:val="0"/>
          <w:numId w:val="2"/>
        </w:numPr>
        <w:spacing w:lineRule="exact" w:line="276" w:before="0" w:after="80"/>
        <w:jc w:val="both"/>
        <w:rPr/>
      </w:pPr>
      <w:r>
        <w:rPr/>
        <w:t>documenti, metadati o dati non corretti forniti dal Cliente;</w:t>
      </w:r>
    </w:p>
    <w:p>
      <w:pPr>
        <w:pStyle w:val="ListParagraph"/>
        <w:numPr>
          <w:ilvl w:val="0"/>
          <w:numId w:val="2"/>
        </w:numPr>
        <w:spacing w:lineRule="exact" w:line="276" w:before="0" w:after="80"/>
        <w:jc w:val="both"/>
        <w:rPr/>
      </w:pPr>
      <w:r>
        <w:rPr/>
        <w:t>scelta di un Periodo di conservazione inadeguato;</w:t>
      </w:r>
    </w:p>
    <w:p>
      <w:pPr>
        <w:pStyle w:val="ListParagraph"/>
        <w:numPr>
          <w:ilvl w:val="0"/>
          <w:numId w:val="2"/>
        </w:numPr>
        <w:spacing w:lineRule="exact" w:line="276" w:before="0" w:after="80"/>
        <w:jc w:val="both"/>
        <w:rPr/>
      </w:pPr>
      <w:r>
        <w:rPr/>
        <w:t>ritardo del Cliente nel consegnare i documenti a WST;</w:t>
      </w:r>
    </w:p>
    <w:p>
      <w:pPr>
        <w:pStyle w:val="ListParagraph"/>
        <w:numPr>
          <w:ilvl w:val="0"/>
          <w:numId w:val="2"/>
        </w:numPr>
        <w:spacing w:lineRule="exact" w:line="276" w:before="0" w:after="80"/>
        <w:jc w:val="both"/>
        <w:rPr/>
      </w:pPr>
      <w:r>
        <w:rPr/>
        <w:t>indisponibilità temporanea del Sistema di Conservazione del Conservatore;</w:t>
      </w:r>
    </w:p>
    <w:p>
      <w:pPr>
        <w:pStyle w:val="ListParagraph"/>
        <w:numPr>
          <w:ilvl w:val="0"/>
          <w:numId w:val="2"/>
        </w:numPr>
        <w:spacing w:lineRule="exact" w:line="276" w:before="0" w:after="80"/>
        <w:jc w:val="both"/>
        <w:rPr/>
      </w:pPr>
      <w:r>
        <w:rPr/>
        <w:t>malfunzionamenti dei sistemi del Cliente o della sua connettività;</w:t>
      </w:r>
    </w:p>
    <w:p>
      <w:pPr>
        <w:pStyle w:val="ListParagraph"/>
        <w:numPr>
          <w:ilvl w:val="0"/>
          <w:numId w:val="2"/>
        </w:numPr>
        <w:spacing w:lineRule="exact" w:line="276" w:before="0" w:after="80"/>
        <w:jc w:val="both"/>
        <w:rPr/>
      </w:pPr>
      <w:r>
        <w:rPr/>
        <w:t>eventi di forza maggiore, comunicati all'altra Parte entro 48 ore.</w:t>
      </w:r>
    </w:p>
    <w:p>
      <w:pPr>
        <w:pStyle w:val="Normal"/>
        <w:spacing w:lineRule="exact" w:line="276" w:before="0" w:after="120"/>
        <w:jc w:val="both"/>
        <w:rPr/>
      </w:pPr>
      <w:r>
        <w:rPr>
          <w:b/>
          <w:bCs/>
          <w:color w:val="1F3A5F"/>
        </w:rPr>
        <w:t xml:space="preserve">9.3  </w:t>
      </w:r>
      <w:r>
        <w:rPr/>
        <w:t>Salvo dolo o colpa grave, e nei limiti dell'art. 1229 c.c., la responsabilità complessiva di WST è limitata ai corrispettivi pagati dal Cliente nei 12 mesi precedenti l'evento. Sono esclusi i danni indiretti e il mancato guadagno.</w:t>
      </w:r>
    </w:p>
    <w:p>
      <w:pPr>
        <w:pStyle w:val="Normal"/>
        <w:spacing w:lineRule="exact" w:line="276" w:before="0" w:after="120"/>
        <w:jc w:val="both"/>
        <w:rPr/>
      </w:pPr>
      <w:r>
        <w:rPr>
          <w:b/>
          <w:bCs/>
          <w:color w:val="1F3A5F"/>
        </w:rPr>
        <w:t xml:space="preserve">9.4  </w:t>
      </w:r>
      <w:r>
        <w:rPr/>
        <w:t>Se il danno è causato dal Conservatore, WST si impegna a far valere nei suoi confronti i diritti previsti dal proprio contratto e a riconoscere al Cliente quanto effettivamente ottenuto, in proporzione al danno subito.</w:t>
      </w:r>
    </w:p>
    <w:p>
      <w:pPr>
        <w:pStyle w:val="Normal"/>
        <w:spacing w:lineRule="exact" w:line="276" w:before="0" w:after="120"/>
        <w:jc w:val="both"/>
        <w:rPr/>
      </w:pPr>
      <w:r>
        <w:rPr>
          <w:b/>
          <w:bCs/>
          <w:color w:val="1F3A5F"/>
        </w:rPr>
        <w:t xml:space="preserve">9.5  </w:t>
      </w:r>
      <w:r>
        <w:rPr/>
        <w:t>Il Cliente tiene indenne WST da ogni pretesa, sanzione o costo, comprese le spese legali, derivanti da: contenuto dei documenti versati; dati anagrafici inesatti; Periodi di conservazione da lui indicati; richieste di cancellazione anticipata; cancellazione dei documenti alla cessazione del Contratto ai sensi dell'art. 11; violazione degli obblighi dell'art. 3.</w:t>
      </w:r>
    </w:p>
    <w:p>
      <w:pPr>
        <w:pStyle w:val="Normal"/>
        <w:spacing w:lineRule="exact" w:line="276" w:before="0" w:after="120"/>
        <w:jc w:val="both"/>
        <w:rPr/>
      </w:pPr>
      <w:r>
        <w:rPr>
          <w:b/>
          <w:bCs/>
          <w:color w:val="1F3A5F"/>
        </w:rPr>
        <w:t xml:space="preserve">9.6  </w:t>
      </w:r>
      <w:r>
        <w:rPr/>
        <w:t>A pena di decadenza, il Cliente deve contestare per iscritto a WST ogni disservizio o inadempimento entro 30 giorni da quando ne ha avuto conoscenza.</w:t>
      </w:r>
    </w:p>
    <w:p>
      <w:pPr>
        <w:pStyle w:val="Normal"/>
        <w:keepNext w:val="true"/>
        <w:pBdr>
          <w:bottom w:val="single" w:sz="6" w:space="2" w:color="6599CD"/>
        </w:pBdr>
        <w:spacing w:before="280" w:after="120"/>
        <w:rPr/>
      </w:pPr>
      <w:r>
        <w:rPr>
          <w:b/>
          <w:bCs/>
          <w:color w:val="1F3A5F"/>
          <w:sz w:val="22"/>
          <w:szCs w:val="22"/>
        </w:rPr>
        <w:t>Art. 10 – Protezione dei dati personali</w:t>
      </w:r>
    </w:p>
    <w:p>
      <w:pPr>
        <w:pStyle w:val="Normal"/>
        <w:spacing w:lineRule="exact" w:line="276" w:before="0" w:after="120"/>
        <w:jc w:val="both"/>
        <w:rPr/>
      </w:pPr>
      <w:r>
        <w:rPr>
          <w:b/>
          <w:bCs/>
          <w:color w:val="1F3A5F"/>
        </w:rPr>
        <w:t xml:space="preserve">10.1  </w:t>
      </w:r>
      <w:r>
        <w:rPr/>
        <w:t xml:space="preserve">Per i dati personali contenuti nei documenti conservati, il Cliente è </w:t>
      </w:r>
      <w:r>
        <w:rPr>
          <w:b/>
          <w:bCs/>
        </w:rPr>
        <w:t>Titolare del trattamento</w:t>
      </w:r>
      <w:r>
        <w:rPr/>
        <w:t xml:space="preserve"> e WST è </w:t>
      </w:r>
      <w:r>
        <w:rPr>
          <w:b/>
          <w:bCs/>
        </w:rPr>
        <w:t>Responsabile del trattamento</w:t>
      </w:r>
      <w:r>
        <w:rPr/>
        <w:t xml:space="preserve"> ai sensi dell'art. 28 del Regolamento (UE) 2016/679 ("GDPR"). La nomina e le istruzioni sono contenute nell'Allegato C.</w:t>
      </w:r>
    </w:p>
    <w:p>
      <w:pPr>
        <w:pStyle w:val="Normal"/>
        <w:spacing w:lineRule="exact" w:line="276" w:before="0" w:after="120"/>
        <w:jc w:val="both"/>
        <w:rPr/>
      </w:pPr>
      <w:r>
        <w:rPr>
          <w:b/>
          <w:bCs/>
          <w:color w:val="1F3A5F"/>
        </w:rPr>
        <w:t xml:space="preserve">10.2  </w:t>
      </w:r>
      <w:r>
        <w:rPr/>
        <w:t>Il Cliente autorizza WST ad avvalersi del Conservatore come sub-responsabile del trattamento, e dei sub-responsabili del Conservatore, indicati nell'Allegato C. WST impone al Conservatore obblighi di protezione dei dati non inferiori a quelli dell'Allegato C.</w:t>
      </w:r>
    </w:p>
    <w:p>
      <w:pPr>
        <w:pStyle w:val="Normal"/>
        <w:spacing w:lineRule="exact" w:line="276" w:before="0" w:after="120"/>
        <w:jc w:val="both"/>
        <w:rPr/>
      </w:pPr>
      <w:r>
        <w:rPr>
          <w:b/>
          <w:bCs/>
          <w:color w:val="1F3A5F"/>
        </w:rPr>
        <w:t xml:space="preserve">10.3  </w:t>
      </w:r>
      <w:r>
        <w:rPr/>
        <w:t>I dati sono trattati in data center situati in Italia o nell'Unione Europea. Ogni trasferimento fuori dallo Spazio Economico Europeo richiede l'autorizzazione scritta del Cliente.</w:t>
      </w:r>
    </w:p>
    <w:p>
      <w:pPr>
        <w:pStyle w:val="Normal"/>
        <w:spacing w:lineRule="exact" w:line="276" w:before="0" w:after="120"/>
        <w:jc w:val="both"/>
        <w:rPr/>
      </w:pPr>
      <w:r>
        <w:rPr>
          <w:b/>
          <w:bCs/>
          <w:color w:val="1F3A5F"/>
        </w:rPr>
        <w:t xml:space="preserve">10.4  </w:t>
      </w:r>
      <w:r>
        <w:rPr/>
        <w:t>Ciascuna Parte tratta i dati di contatto dell'altra (nomi, e-mail, telefoni dei referenti) solo per gestire il Contratto, in qualità di titolare autonomo.</w:t>
      </w:r>
    </w:p>
    <w:p>
      <w:pPr>
        <w:pStyle w:val="Normal"/>
        <w:keepNext w:val="true"/>
        <w:pBdr>
          <w:bottom w:val="single" w:sz="6" w:space="2" w:color="6599CD"/>
        </w:pBdr>
        <w:spacing w:before="280" w:after="120"/>
        <w:rPr/>
      </w:pPr>
      <w:r>
        <w:rPr>
          <w:b/>
          <w:bCs/>
          <w:color w:val="1F3A5F"/>
          <w:sz w:val="22"/>
          <w:szCs w:val="22"/>
        </w:rPr>
        <w:t>Art. 11 – Cessazione del Contratto</w:t>
      </w:r>
    </w:p>
    <w:p>
      <w:pPr>
        <w:pStyle w:val="Normal"/>
        <w:spacing w:lineRule="exact" w:line="276" w:before="0" w:after="120"/>
        <w:jc w:val="both"/>
        <w:rPr/>
      </w:pPr>
      <w:r>
        <w:rPr>
          <w:b/>
          <w:bCs/>
          <w:color w:val="1F3A5F"/>
        </w:rPr>
        <w:t xml:space="preserve">11.1  </w:t>
      </w:r>
      <w:r>
        <w:rPr/>
        <w:t>Alla cessazione del Contratto, per qualsiasi causa, termina il Periodo di versamento: non è più possibile versare nuovi documenti.</w:t>
      </w:r>
    </w:p>
    <w:p>
      <w:pPr>
        <w:pStyle w:val="Normal"/>
        <w:spacing w:lineRule="exact" w:line="276" w:before="0" w:after="120"/>
        <w:jc w:val="both"/>
        <w:rPr/>
      </w:pPr>
      <w:r>
        <w:rPr>
          <w:b/>
          <w:bCs/>
          <w:color w:val="1F3A5F"/>
        </w:rPr>
        <w:t xml:space="preserve">11.2  </w:t>
      </w:r>
      <w:r>
        <w:rPr>
          <w:b/>
          <w:bCs/>
        </w:rPr>
        <w:t>Scelta del Cliente.</w:t>
      </w:r>
      <w:r>
        <w:rPr/>
        <w:t xml:space="preserve"> Alla cessazione del Contratto per qualsiasi causa (disdetta, mancato rinnovo, recesso, risoluzione, anche per mancato pagamento) WST non è tenuta a mantenere i documenti già versati. Entro 30 giorni dalla cessazione il Cliente comunica via PEC una delle seguenti scelte:</w:t>
      </w:r>
    </w:p>
    <w:p>
      <w:pPr>
        <w:pStyle w:val="Normal"/>
        <w:spacing w:lineRule="exact" w:line="276" w:before="0" w:after="120"/>
        <w:jc w:val="both"/>
        <w:rPr/>
      </w:pPr>
      <w:r>
        <w:rPr>
          <w:b/>
          <w:bCs/>
        </w:rPr>
        <w:t>a) Mantenimento a norma.</w:t>
      </w:r>
      <w:del w:id="9809" w:author="Claude" w:date="2026-10-30T09:00:00Z">
        <w:r>
          <w:rPr/>
          <w:delText xml:space="preserve"> I documenti restano conservati, in sola consultazione, fino alla fine del proprio Periodo di conservazione. Il Cliente continua a pagare in anticipo, per ogni anno solare fino allo scarto dell'ultimo documento, il canone annuale del Pacchetto e l'eventuale canone di conservazione dell'Allegato B. Il mancato pagamento anche di una sola annualità comporta l'applicazione dell'art. 11.3.</w:delText>
        </w:r>
      </w:del>
      <w:ins w:id="9810" w:author="Claude" w:date="2026-10-30T09:00:00Z">
        <w:r>
          <w:t xml:space="preserve"> I documenti restano conservati, in sola consultazione, fino alla fine del proprio Periodo di conservazione. Il Cliente continua a pagare in anticipo, per ogni anno solare fino allo scarto dell'ultimo documento, il canone di mantenimento a norma e l'eventuale canone di conservazione dell'Allegato B. Il canone di mantenimento comprende la conservazione, le ricevute e fino a 3 esibizioni per anno, ma non la licenza del Software né nuovi versamenti. Il mancato pagamento anche di una sola annualità comporta l'applicazione dell'art. 11.3.</w:t>
        </w:r>
      </w:ins>
    </w:p>
    <w:p>
      <w:pPr>
        <w:pStyle w:val="Normal"/>
        <w:spacing w:lineRule="exact" w:line="276" w:before="0" w:after="120"/>
        <w:jc w:val="both"/>
        <w:rPr/>
      </w:pPr>
      <w:r>
        <w:rPr>
          <w:b/>
          <w:bCs/>
        </w:rPr>
        <w:t>b) Restituzione.</w:t>
      </w:r>
      <w:del w:id="9806" w:author="Claude" w:date="2026-10-30T09:00:00Z">
        <w:r>
          <w:rPr/>
          <w:delText xml:space="preserve"> WST fa esportare i documenti dal Conservatore in Pacchetti di Distribuzione (PdD) conformi allo standard UNI 11386 SInCRO e li consegna al Cliente o al conservatore da lui indicato, dopo il pagamento anticipato del corrispettivo dell'Allegato B. Dopo la consegna i documenti sono cancellati dal Sistema di Conservazione.</w:delText>
        </w:r>
      </w:del>
      <w:ins w:id="9807" w:author="Claude" w:date="2026-10-30T09:00:00Z">
        <w:r>
          <w:t xml:space="preserve"> WST fa esportare i documenti dal Conservatore in Pacchetti di Distribuzione (PdD) conformi allo standard UNI 11386 SInCRO e li consegna al Cliente o al conservatore da lui indicato, dopo il pagamento anticipato del corrispettivo dell'Allegato B. Il Cliente verifica la leggibilità e l'integrità dei pacchetti ricevuti e ne conferma per iscritto la ricezione entro 60 giorni dalla consegna; in mancanza di contestazioni scritte entro tale termine la consegna si intende accettata. Solo dopo la conferma, o la scadenza del termine, i documenti sono cancellati dal Sistema di Conservazione.</w:t>
        </w:r>
      </w:ins>
    </w:p>
    <w:p>
      <w:pPr>
        <w:pStyle w:val="Normal"/>
        <w:spacing w:lineRule="exact" w:line="276" w:before="0" w:after="120"/>
        <w:jc w:val="both"/>
        <w:rPr/>
      </w:pPr>
      <w:r>
        <w:rPr>
          <w:b/>
          <w:bCs/>
        </w:rPr>
        <w:t>c) Cancellazione.</w:t>
      </w:r>
      <w:r>
        <w:rPr/>
        <w:t xml:space="preserve"> I documenti sono cancellati dal Sistema di Conservazione, senza restituzione.</w:t>
      </w:r>
    </w:p>
    <w:p>
      <w:pPr>
        <w:pStyle w:val="Normal"/>
        <w:spacing w:lineRule="exact" w:line="276" w:before="0" w:after="120"/>
        <w:jc w:val="both"/>
        <w:rPr/>
      </w:pPr>
      <w:r>
        <w:rPr>
          <w:b/>
          <w:bCs/>
          <w:color w:val="1F3A5F"/>
        </w:rPr>
        <w:t xml:space="preserve">11.3  </w:t>
      </w:r>
      <w:del w:id="9801" w:author="Claude" w:date="2026-10-30T09:00:00Z">
        <w:r>
          <w:rPr>
            <w:b/>
            <w:bCs/>
          </w:rPr>
          <w:delText>Mancata scelta. In mancanza di una scelta entro 30 giorni, o se il Cliente non paga i relativi corrispettivi nei termini, WST può far cancellare i documenti dal Sistema di Conservazione senza ulteriore preavviso, anche prima della fine del Periodo di conservazione, oppure lasciarli fino allo scarto naturale senza alcun obbligo di esibizione o restituzione. WST non è tenuta a conservarne copia.</w:delText>
        </w:r>
      </w:del>
      <w:ins w:id="9802" w:author="Claude" w:date="2026-10-30T09:00:00Z">
        <w:r>
          <w:rPr>
            <w:b/>
            <w:bCs/>
          </w:rPr>
          <w:t xml:space="preserve">Mancata scelta.</w:t>
        </w:r>
        <w:r>
          <w:t xml:space="preserve"> In mancanza di una scelta entro 30 giorni, o se il Cliente non paga i relativi corrispettivi nei termini, WST invia al Cliente un ultimo avviso via PEC. Se entro 15 giorni dal ricevimento dell'avviso il Cliente non comunica la scelta o non paga, WST può far cancellare i documenti dal Sistema di Conservazione, anche prima della fine del Periodo di conservazione, oppure lasciarli fino allo scarto naturale. In questo secondo caso l'esibizione o la restituzione dei documenti sono eseguite solo su richiesta del Cliente e dopo il pagamento anticipato degli importi scaduti e delle relative tariffe dell'Allegato B. WST non è tenuta a conservarne copia.</w:t>
        </w:r>
      </w:ins>
    </w:p>
    <w:p>
      <w:pPr>
        <w:pStyle w:val="Normal"/>
        <w:spacing w:lineRule="exact" w:line="276" w:before="0" w:after="120"/>
        <w:jc w:val="both"/>
        <w:rPr/>
      </w:pPr>
      <w:r>
        <w:rPr>
          <w:b/>
          <w:bCs/>
          <w:color w:val="1F3A5F"/>
        </w:rPr>
        <w:t xml:space="preserve">11.4  </w:t>
      </w:r>
      <w:del w:id="9826" w:author="Claude" w:date="2026-10-30T09:00:00Z">
        <w:r>
          <w:rPr>
            <w:b/>
            <w:bCs/>
          </w:rPr>
          <w:delText>Responsabilità del Cliente. Il Cliente prende atto che conservare i documenti per il periodo previsto dalla legge è un suo obbligo. Con le scelte b) e c), o in mancanza di scelta, se ne assume l'intera responsabilità e tiene indenne WST secondo l'art. 9.5. I costi di cancellazione addebitati dal Conservatore sono a carico del Cliente.</w:delText>
        </w:r>
      </w:del>
      <w:ins w:id="9827" w:author="Claude" w:date="2026-10-30T09:00:00Z">
        <w:r>
          <w:rPr>
            <w:b/>
            <w:bCs/>
          </w:rPr>
          <w:t xml:space="preserve">Responsabilità del Cliente.</w:t>
        </w:r>
        <w:r>
          <w:t xml:space="preserve"> Il Cliente prende atto che conservare i documenti per il periodo previsto dalla legge è un suo obbligo. Con le scelte b) e c), o in mancanza di scelta, se ne assume l'intera responsabilità e tiene indenne WST secondo l'art. 9.5. Per la cancellazione di cui agli artt. 11.2 c) e 11.3 si applica la sola tariffa di cancellazione anticipata dell'Allegato B, comprensiva dei costi del Conservatore. Per la restituzione di cui all'art. 11.2 b) si applica la sola tariffa di restituzione, comprensiva della successiva cancellazione.</w:t>
        </w:r>
      </w:ins>
    </w:p>
    <w:p>
      <w:pPr>
        <w:pStyle w:val="Normal"/>
        <w:spacing w:lineRule="exact" w:line="276" w:before="0" w:after="120"/>
        <w:jc w:val="both"/>
        <w:rPr/>
      </w:pPr>
      <w:r>
        <w:rPr>
          <w:b/>
          <w:bCs/>
          <w:color w:val="1F3A5F"/>
        </w:rPr>
        <w:t xml:space="preserve">11.5  </w:t>
      </w:r>
      <w:r>
        <w:rPr>
          <w:b/>
          <w:bCs/>
        </w:rPr>
        <w:t>Dopo la cessazione.</w:t>
      </w:r>
      <w:r>
        <w:rPr/>
        <w:t xml:space="preserve"> Durante il mantenimento a norma non è possibile versare nuovi documenti; esibizioni ed esportazioni sono fatturate secondo l'Allegato B. Alla cessazione WST cancella le copie di lavoro presenti nei propri sistemi, compreso il Software, e conserva i soli dati necessari alla fatturazione e agli obblighi di legge.</w:t>
      </w:r>
    </w:p>
    <w:p>
      <w:pPr>
        <w:pStyle w:val="Normal"/>
        <w:keepNext w:val="true"/>
        <w:pBdr>
          <w:bottom w:val="single" w:sz="6" w:space="2" w:color="6599CD"/>
        </w:pBdr>
        <w:spacing w:before="280" w:after="120"/>
        <w:rPr/>
      </w:pPr>
      <w:r>
        <w:rPr>
          <w:b/>
          <w:bCs/>
          <w:color w:val="1F3A5F"/>
          <w:sz w:val="22"/>
          <w:szCs w:val="22"/>
        </w:rPr>
        <w:t>Art. 12 – Disposizioni finali</w:t>
      </w:r>
    </w:p>
    <w:p>
      <w:pPr>
        <w:pStyle w:val="Normal"/>
        <w:spacing w:lineRule="exact" w:line="276" w:before="0" w:after="120"/>
        <w:jc w:val="both"/>
        <w:rPr/>
      </w:pPr>
      <w:r>
        <w:rPr>
          <w:b/>
          <w:bCs/>
          <w:color w:val="1F3A5F"/>
        </w:rPr>
        <w:t xml:space="preserve">12.1  </w:t>
      </w:r>
      <w:r>
        <w:rPr>
          <w:b/>
          <w:bCs/>
        </w:rPr>
        <w:t>Riservatezza.</w:t>
      </w:r>
      <w:r>
        <w:rPr/>
        <w:t xml:space="preserve"> Le Parti mantengono riservate le informazioni ricevute nell'esecuzione del Contratto, durante il Contratto e per 5 anni dopo la sua cessazione.</w:t>
      </w:r>
    </w:p>
    <w:p>
      <w:pPr>
        <w:pStyle w:val="Normal"/>
        <w:spacing w:lineRule="exact" w:line="276" w:before="0" w:after="120"/>
        <w:jc w:val="both"/>
        <w:rPr/>
      </w:pPr>
      <w:r>
        <w:rPr>
          <w:b/>
          <w:bCs/>
          <w:color w:val="1F3A5F"/>
        </w:rPr>
        <w:t xml:space="preserve">12.2  </w:t>
      </w:r>
      <w:r>
        <w:rPr>
          <w:b/>
          <w:bCs/>
        </w:rPr>
        <w:t>Cessione.</w:t>
      </w:r>
      <w:r>
        <w:rPr/>
        <w:t xml:space="preserve"> Il Cliente non può cedere il Contratto senza il consenso scritto di WST.</w:t>
      </w:r>
    </w:p>
    <w:p>
      <w:pPr>
        <w:pStyle w:val="Normal"/>
        <w:spacing w:lineRule="exact" w:line="276" w:before="0" w:after="120"/>
        <w:jc w:val="both"/>
        <w:rPr/>
      </w:pPr>
      <w:r>
        <w:rPr>
          <w:b/>
          <w:bCs/>
          <w:color w:val="1F3A5F"/>
        </w:rPr>
        <w:t xml:space="preserve">12.3  </w:t>
      </w:r>
      <w:r>
        <w:rPr>
          <w:b/>
          <w:bCs/>
        </w:rPr>
        <w:t>Comunicazioni.</w:t>
      </w:r>
      <w:r>
        <w:rPr/>
        <w:t xml:space="preserve"> Le comunicazioni formali si inviano via PEC agli indirizzi indicati in epigrafe.</w:t>
      </w:r>
    </w:p>
    <w:p>
      <w:pPr>
        <w:pStyle w:val="Normal"/>
        <w:spacing w:lineRule="exact" w:line="276" w:before="0" w:after="120"/>
        <w:jc w:val="both"/>
        <w:rPr/>
      </w:pPr>
      <w:r>
        <w:rPr>
          <w:b/>
          <w:bCs/>
          <w:color w:val="1F3A5F"/>
        </w:rPr>
        <w:t xml:space="preserve">12.4  </w:t>
      </w:r>
      <w:del w:id="9823" w:author="Claude" w:date="2026-10-30T09:00:00Z">
        <w:r>
          <w:rPr>
            <w:b/>
            <w:bCs/>
          </w:rPr>
          <w:delText>Modifiche.</w:delText>
        </w:r>
      </w:del>
      <w:del w:id="9824" w:author="Claude" w:date="2026-10-30T09:00:00Z">
        <w:r>
          <w:rPr/>
          <w:delText xml:space="preserve"> Ogni modifica al Contratto richiede la forma scritta e la firma di entrambe le Parti.</w:delText>
        </w:r>
      </w:del>
      <w:ins w:id="9825" w:author="Claude" w:date="2026-10-30T09:00:00Z">
        <w:r>
          <w:rPr>
            <w:b/>
            <w:bCs/>
          </w:rPr>
          <w:t xml:space="preserve">Modifiche.</w:t>
        </w:r>
        <w:r>
          <w:t xml:space="preserve"> Ogni modifica al Contratto richiede la forma scritta e la firma di entrambe le Parti, salvo le modifiche degli Allegati A e B e le comunicazioni operative accettate secondo l'art. 14.4.</w:t>
        </w:r>
      </w:ins>
    </w:p>
    <w:p>
      <w:pPr>
        <w:pStyle w:val="Normal"/>
        <w:spacing w:lineRule="exact" w:line="276" w:before="0" w:after="120"/>
        <w:jc w:val="both"/>
        <w:rPr/>
      </w:pPr>
      <w:r>
        <w:rPr>
          <w:b/>
          <w:bCs/>
          <w:color w:val="1F3A5F"/>
        </w:rPr>
        <w:t xml:space="preserve">12.5  </w:t>
      </w:r>
      <w:r>
        <w:rPr>
          <w:b/>
          <w:bCs/>
        </w:rPr>
        <w:t>Ordine di prevalenza.</w:t>
      </w:r>
      <w:r>
        <w:rPr/>
        <w:t xml:space="preserve"> In caso di contrasto prevalgono, nell'ordine: il Contratto, l'Allegato C, l'Allegato D, l'Allegato B, l'Allegato A, il Manuale.</w:t>
      </w:r>
    </w:p>
    <w:p>
      <w:pPr>
        <w:pStyle w:val="Normal"/>
        <w:spacing w:lineRule="exact" w:line="276" w:before="0" w:after="120"/>
        <w:jc w:val="both"/>
        <w:rPr/>
      </w:pPr>
      <w:r>
        <w:rPr>
          <w:b/>
          <w:bCs/>
          <w:color w:val="1F3A5F"/>
        </w:rPr>
        <w:t xml:space="preserve">12.6  </w:t>
      </w:r>
      <w:r>
        <w:rPr>
          <w:b/>
          <w:bCs/>
        </w:rPr>
        <w:t>Legge e foro.</w:t>
      </w:r>
      <w:r>
        <w:rPr/>
        <w:t xml:space="preserve"> Il Contratto è regolato dalla legge italiana. Per ogni controversia è competente in via esclusiva il Foro di Frosinone.</w:t>
      </w:r>
    </w:p>
    <w:p>
      <w:pPr>
        <w:pStyle w:val="Normal"/>
        <w:spacing w:lineRule="exact" w:line="276" w:before="0" w:after="120"/>
        <w:jc w:val="both"/>
        <w:rPr/>
      </w:pPr>
      <w:r>
        <w:rPr>
          <w:b/>
          <w:bCs/>
          <w:color w:val="1F3A5F"/>
        </w:rPr>
        <w:t xml:space="preserve">12.7  </w:t>
      </w:r>
      <w:r>
        <w:rPr>
          <w:b/>
          <w:bCs/>
        </w:rPr>
        <w:t>Invalidità parziale.</w:t>
      </w:r>
      <w:r>
        <w:rPr/>
        <w:t xml:space="preserve"> L'invalidità di una clausola non comporta l'invalidità delle altre.</w:t>
      </w:r>
    </w:p>
    <w:p>
      <w:pPr>
        <w:pStyle w:val="Normal"/>
        <w:keepNext w:val="true"/>
        <w:pBdr>
          <w:bottom w:val="single" w:sz="6" w:space="2" w:color="6599CD"/>
        </w:pBdr>
        <w:spacing w:before="280" w:after="120"/>
        <w:rPr/>
      </w:pPr>
      <w:r>
        <w:rPr>
          <w:b/>
          <w:bCs/>
          <w:color w:val="1F3A5F"/>
          <w:sz w:val="22"/>
          <w:szCs w:val="22"/>
        </w:rPr>
        <w:t>Art. 13 – Modifiche dovute al Conservatore o alla normativa</w:t>
      </w:r>
    </w:p>
    <w:p>
      <w:pPr>
        <w:pStyle w:val="Normal"/>
        <w:spacing w:lineRule="exact" w:line="276" w:before="0" w:after="120"/>
        <w:jc w:val="both"/>
        <w:rPr/>
      </w:pPr>
      <w:r>
        <w:rPr>
          <w:b/>
          <w:bCs/>
          <w:color w:val="1F3A5F"/>
        </w:rPr>
        <w:t xml:space="preserve">13.1  </w:t>
      </w:r>
      <w:r>
        <w:rPr/>
        <w:t>Il Cliente prende atto che il Servizio dipende dal Sistema di Conservazione del Conservatore, che può modificare le proprie condizioni, il Manuale e le funzionalità del Sistema.</w:t>
      </w:r>
    </w:p>
    <w:p>
      <w:pPr>
        <w:pStyle w:val="Normal"/>
        <w:spacing w:lineRule="exact" w:line="276" w:before="0" w:after="120"/>
        <w:jc w:val="both"/>
        <w:rPr/>
      </w:pPr>
      <w:r>
        <w:rPr>
          <w:b/>
          <w:bCs/>
          <w:color w:val="1F3A5F"/>
        </w:rPr>
        <w:t xml:space="preserve">13.2  </w:t>
      </w:r>
      <w:r>
        <w:rPr/>
        <w:t>Se il Conservatore o una nuova norma impongono modifiche al Servizio o ai prezzi, WST le comunica al Cliente via PEC con almeno 30 giorni di preavviso, o con il preavviso più breve ricevuto dal Conservatore o imposto dalla norma.</w:t>
      </w:r>
      <w:ins w:id="9828" w:author="Claude" w:date="2026-10-30T09:00:00Z">
        <w:r>
          <w:t xml:space="preserve"> Questo preavviso più breve vale solo per le modifiche imposte dal Conservatore o da una norma; per gli altri aggiornamenti dei prezzi si applica l'art. 6.5. In entrambi i casi il Cliente può recedere secondo l'art. 13.3.</w:t>
        </w:r>
      </w:ins>
    </w:p>
    <w:p>
      <w:pPr>
        <w:pStyle w:val="Normal"/>
        <w:spacing w:lineRule="exact" w:line="276" w:before="0" w:after="120"/>
        <w:jc w:val="both"/>
        <w:rPr/>
      </w:pPr>
      <w:r>
        <w:rPr>
          <w:b/>
          <w:bCs/>
          <w:color w:val="1F3A5F"/>
        </w:rPr>
        <w:t xml:space="preserve">13.3  </w:t>
      </w:r>
      <w:r>
        <w:rPr/>
        <w:t>Se la modifica peggiora le condizioni del Cliente, questi può recedere via PEC prima della sua entrata in vigore, senza penali. In mancanza di recesso la modifica si intende accettata.</w:t>
      </w:r>
    </w:p>
    <w:p>
      <w:pPr>
        <w:pStyle w:val="Normal"/>
        <w:spacing w:lineRule="exact" w:line="276" w:before="0" w:after="120"/>
        <w:jc w:val="both"/>
        <w:rPr/>
      </w:pPr>
      <w:r>
        <w:rPr>
          <w:b/>
          <w:bCs/>
          <w:color w:val="1F3A5F"/>
        </w:rPr>
        <w:t xml:space="preserve">13.4  </w:t>
      </w:r>
      <w:r>
        <w:rPr/>
        <w:t>WST può sostituire il Conservatore con altro conservatore che rispetti i requisiti delle Linee Guida AgID, alle stesse condizioni economiche, dandone comunicazione via PEC con 60 giorni di preavviso. Il Cliente può opporsi recedendo dal Contratto entro lo stesso termine.</w:t>
      </w:r>
      <w:ins w:id="9815" w:author="Claude" w:date="2026-10-30T09:00:00Z">
        <w:r>
          <w:t xml:space="preserve"> Prima del passaggio il Cliente sottoscrive un nuovo Allegato D e le Parti aggiornano l'Allegato C indicando il nuovo conservatore come sub-responsabile; WST predispone i relativi documenti.</w:t>
        </w:r>
      </w:ins>
    </w:p>
    <w:p>
      <w:pPr>
        <w:pStyle w:val="Normal"/>
        <w:keepNext w:val="true"/>
        <w:pBdr>
          <w:bottom w:val="single" w:sz="6" w:space="2" w:color="6599CD"/>
        </w:pBdr>
        <w:spacing w:before="280" w:after="120"/>
        <w:rPr/>
      </w:pPr>
      <w:r>
        <w:rPr>
          <w:b/>
          <w:bCs/>
          <w:color w:val="1F3A5F"/>
          <w:sz w:val="22"/>
          <w:szCs w:val="22"/>
        </w:rPr>
        <w:t>Art. 14 – Conclusione del Contratto e firma elettronica</w:t>
      </w:r>
    </w:p>
    <w:p>
      <w:pPr>
        <w:pStyle w:val="Normal"/>
        <w:spacing w:lineRule="exact" w:line="276" w:before="0" w:after="120"/>
        <w:jc w:val="both"/>
        <w:rPr/>
      </w:pPr>
      <w:r>
        <w:rPr>
          <w:b/>
          <w:bCs/>
          <w:color w:val="1F3A5F"/>
        </w:rPr>
        <w:t xml:space="preserve">14.1  </w:t>
      </w:r>
      <w:r>
        <w:rPr/>
        <w:t>Il Contratto si conclude con la firma del Cliente, apposta con una delle seguenti modalità:</w:t>
      </w:r>
    </w:p>
    <w:p>
      <w:pPr>
        <w:pStyle w:val="ListParagraph"/>
        <w:numPr>
          <w:ilvl w:val="0"/>
          <w:numId w:val="2"/>
        </w:numPr>
        <w:spacing w:lineRule="exact" w:line="276" w:before="0" w:after="80"/>
        <w:jc w:val="both"/>
        <w:rPr/>
      </w:pPr>
      <w:r>
        <w:rPr/>
        <w:t>firma digitale o firma elettronica qualificata;</w:t>
      </w:r>
    </w:p>
    <w:p>
      <w:pPr>
        <w:pStyle w:val="ListParagraph"/>
        <w:numPr>
          <w:ilvl w:val="0"/>
          <w:numId w:val="2"/>
        </w:numPr>
        <w:spacing w:lineRule="exact" w:line="276" w:before="0" w:after="80"/>
        <w:jc w:val="both"/>
        <w:rPr/>
      </w:pPr>
      <w:r>
        <w:rPr/>
        <w:t>firma elettronica avanzata, anche tramite codice OTP inviato al cellulare del firmatario, su piattaforma messa a disposizione da WST.</w:t>
      </w:r>
    </w:p>
    <w:p>
      <w:pPr>
        <w:pStyle w:val="Normal"/>
        <w:spacing w:lineRule="exact" w:line="276" w:before="0" w:after="120"/>
        <w:jc w:val="both"/>
        <w:rPr/>
      </w:pPr>
      <w:r>
        <w:rPr>
          <w:b/>
          <w:bCs/>
          <w:color w:val="1F3A5F"/>
        </w:rPr>
        <w:t xml:space="preserve">14.2  </w:t>
      </w:r>
      <w:r>
        <w:rPr/>
        <w:t>Le Parti riconoscono che il documento firmato in questo modo soddisfa la forma scritta ai sensi dell'art. 20, comma 1-bis, del CAD, anche ai fini dell'approvazione specifica delle clausole di cui agli artt. 1341 e 1342 c.c.</w:t>
      </w:r>
    </w:p>
    <w:p>
      <w:pPr>
        <w:pStyle w:val="Normal"/>
        <w:spacing w:lineRule="exact" w:line="276" w:before="0" w:after="120"/>
        <w:jc w:val="both"/>
        <w:rPr/>
      </w:pPr>
      <w:r>
        <w:rPr>
          <w:b/>
          <w:bCs/>
          <w:color w:val="1F3A5F"/>
        </w:rPr>
        <w:t xml:space="preserve">14.3  </w:t>
      </w:r>
      <w:r>
        <w:rPr/>
        <w:t>Chi firma per il Cliente dichiara di averne i poteri. Il Cliente consegna a WST, su richiesta, la visura camerale o la procura.</w:t>
      </w:r>
    </w:p>
    <w:p>
      <w:pPr>
        <w:pStyle w:val="Normal"/>
        <w:spacing w:lineRule="exact" w:line="276" w:before="0" w:after="120"/>
        <w:jc w:val="both"/>
        <w:rPr/>
      </w:pPr>
      <w:r>
        <w:rPr>
          <w:b/>
          <w:bCs/>
          <w:color w:val="1F3A5F"/>
        </w:rPr>
        <w:t xml:space="preserve">14.4  </w:t>
      </w:r>
      <w:r>
        <w:rPr/>
        <w:t>Le modifiche agli Allegati A e B e le comunicazioni operative possono essere accettate anche con conferma via PEC o per e-mail all'indirizzo indicato da WST, purché non riguardino le clausole elencate nella sezione Firme.</w:t>
      </w:r>
    </w:p>
    <w:p>
      <w:pPr>
        <w:pStyle w:val="Normal"/>
        <w:spacing w:lineRule="exact" w:line="276" w:before="0" w:after="120"/>
        <w:jc w:val="both"/>
        <w:rPr/>
      </w:pPr>
      <w:r>
        <w:rPr>
          <w:b/>
          <w:bCs/>
          <w:color w:val="1F3A5F"/>
        </w:rPr>
        <w:t xml:space="preserve">14.5  </w:t>
      </w:r>
      <w:r>
        <w:rPr/>
        <w:t>WST conserva il Contratto firmato e le evidenze del processo di firma (data, ora, identificativo del firmatario, esito della verifica OTP) per tutta la durata del Contratto e per i 10 anni successivi.</w:t>
      </w:r>
    </w:p>
    <w:p>
      <w:pPr>
        <w:pStyle w:val="Normal"/>
        <w:keepNext w:val="true"/>
        <w:pBdr>
          <w:bottom w:val="single" w:sz="6" w:space="2" w:color="6599CD"/>
        </w:pBdr>
        <w:spacing w:before="280" w:after="120"/>
        <w:rPr/>
      </w:pPr>
      <w:r>
        <w:rPr>
          <w:b/>
          <w:bCs/>
          <w:color w:val="1F3A5F"/>
          <w:sz w:val="22"/>
          <w:szCs w:val="22"/>
        </w:rPr>
        <w:t>Art. 15 – Licenza d'uso del Software (solo Produttori)</w:t>
      </w:r>
    </w:p>
    <w:p>
      <w:pPr>
        <w:pStyle w:val="Normal"/>
        <w:spacing w:lineRule="exact" w:line="276" w:before="0" w:after="120"/>
        <w:jc w:val="both"/>
        <w:rPr/>
      </w:pPr>
      <w:r>
        <w:rPr>
          <w:b/>
          <w:bCs/>
          <w:color w:val="1F3A5F"/>
        </w:rPr>
        <w:t xml:space="preserve">15.1  </w:t>
      </w:r>
      <w:r>
        <w:rPr/>
        <w:t>Se il Cliente è un Produttore, WST gli concede per la durata del Contratto una licenza d'uso non esclusiva e non trasferibile del Software, per la sola gestione dei propri xFIR e registri.</w:t>
      </w:r>
    </w:p>
    <w:p>
      <w:pPr>
        <w:pStyle w:val="Normal"/>
        <w:spacing w:lineRule="exact" w:line="276" w:before="0" w:after="120"/>
        <w:jc w:val="both"/>
        <w:rPr/>
      </w:pPr>
      <w:r>
        <w:rPr>
          <w:b/>
          <w:bCs/>
          <w:color w:val="1F3A5F"/>
        </w:rPr>
        <w:t xml:space="preserve">15.2  </w:t>
      </w:r>
      <w:r>
        <w:rPr/>
        <w:t>La licenza è compresa nel canone annuale del Pacchetto Produttori indicato nell'Allegato B. Cessa automaticamente con la cessazione del Contratto; per i documenti già conservati si applica l'art. 11.</w:t>
      </w:r>
    </w:p>
    <w:p>
      <w:pPr>
        <w:pStyle w:val="Normal"/>
        <w:spacing w:lineRule="exact" w:line="276" w:before="0" w:after="120"/>
        <w:jc w:val="both"/>
        <w:rPr/>
      </w:pPr>
      <w:r>
        <w:rPr>
          <w:b/>
          <w:bCs/>
          <w:color w:val="1F3A5F"/>
        </w:rPr>
        <w:t xml:space="preserve">15.3  </w:t>
      </w:r>
      <w:r>
        <w:rPr/>
        <w:t>Il Software resta di proprietà esclusiva di WST. Il Cliente non può copiarlo, modificarlo, decompilarlo, cederlo, concederlo in sublicenza o metterlo a disposizione di terzi.</w:t>
      </w:r>
    </w:p>
    <w:p>
      <w:pPr>
        <w:pStyle w:val="Normal"/>
        <w:spacing w:lineRule="exact" w:line="276" w:before="0" w:after="120"/>
        <w:jc w:val="both"/>
        <w:rPr/>
      </w:pPr>
      <w:r>
        <w:rPr>
          <w:b/>
          <w:bCs/>
          <w:color w:val="1F3A5F"/>
        </w:rPr>
        <w:t xml:space="preserve">15.4  </w:t>
      </w:r>
      <w:r>
        <w:rPr/>
        <w:t>WST può aggiornare il Software, anche modificandone le funzioni, per adeguarlo alle specifiche RENTRI o per migliorarlo. Il Cliente è tenuto a usare la versione aggiornata.</w:t>
      </w:r>
    </w:p>
    <w:p>
      <w:pPr>
        <w:pStyle w:val="Normal"/>
        <w:spacing w:lineRule="exact" w:line="276" w:before="0" w:after="120"/>
        <w:jc w:val="both"/>
        <w:rPr/>
      </w:pPr>
      <w:r>
        <w:rPr>
          <w:b/>
          <w:bCs/>
          <w:color w:val="1F3A5F"/>
        </w:rPr>
        <w:t xml:space="preserve">15.5  </w:t>
      </w:r>
      <w:r>
        <w:rPr/>
        <w:t>Il Cliente resta responsabile della correttezza dei dati inseriti nel Software e degli adempimenti verso il RENTRI. Al Software si applicano le limitazioni di responsabilità dell'art. 9.</w:t>
      </w:r>
    </w:p>
    <w:p>
      <w:pPr>
        <w:pStyle w:val="Normal"/>
        <w:spacing w:lineRule="exact" w:line="276" w:before="0" w:after="120"/>
        <w:jc w:val="both"/>
        <w:rPr/>
      </w:pPr>
      <w:r>
        <w:rPr>
          <w:b/>
          <w:bCs/>
          <w:color w:val="1F3A5F"/>
        </w:rPr>
        <w:t xml:space="preserve">15.6  </w:t>
      </w:r>
      <w:r>
        <w:rPr/>
        <w:t>Per i Trasportatori la licenza del Software resta regolata dal relativo contratto separato, che il presente Contratto non modifica.</w:t>
      </w:r>
    </w:p>
    <w:p>
      <w:pPr>
        <w:pStyle w:val="Normal"/>
        <w:keepNext w:val="true"/>
        <w:pBdr>
          <w:bottom w:val="single" w:sz="6" w:space="2" w:color="6599CD"/>
        </w:pBdr>
        <w:spacing w:before="280" w:after="120"/>
        <w:rPr/>
      </w:pPr>
      <w:r>
        <w:rPr>
          <w:b/>
          <w:bCs/>
          <w:color w:val="1F3A5F"/>
          <w:sz w:val="22"/>
          <w:szCs w:val="22"/>
        </w:rPr>
        <w:t>Art. 16 – Non aggiramento</w:t>
      </w:r>
    </w:p>
    <w:p>
      <w:pPr>
        <w:pStyle w:val="Normal"/>
        <w:spacing w:lineRule="exact" w:line="276" w:before="0" w:after="120"/>
        <w:jc w:val="both"/>
        <w:rPr/>
      </w:pPr>
      <w:r>
        <w:rPr>
          <w:b/>
          <w:bCs/>
          <w:color w:val="1F3A5F"/>
        </w:rPr>
        <w:t xml:space="preserve">16.1  </w:t>
      </w:r>
      <w:r>
        <w:rPr/>
        <w:t>Il Cliente riconosce che il rapporto con il Conservatore e con gli altri fornitori del Servizio è frutto dell'organizzazione commerciale di WST.</w:t>
      </w:r>
    </w:p>
    <w:p>
      <w:pPr>
        <w:pStyle w:val="Normal"/>
        <w:spacing w:lineRule="exact" w:line="276" w:before="0" w:after="120"/>
        <w:jc w:val="both"/>
        <w:rPr/>
      </w:pPr>
      <w:r>
        <w:rPr>
          <w:b/>
          <w:bCs/>
          <w:color w:val="1F3A5F"/>
        </w:rPr>
        <w:t xml:space="preserve">16.2  </w:t>
      </w:r>
      <w:r>
        <w:rPr/>
        <w:t>Per tutta la durata del Contratto e per i 24 mesi successivi alla sua cessazione, il Cliente si impegna a non affidare, direttamente o tramite terzi, al Conservatore o ad altri fornitori conosciuti tramite WST servizi di conservazione o di gestione di xFIR e registri uguali o simili a quelli del Contratto, e a non sollecitarne le offerte.</w:t>
      </w:r>
      <w:ins w:id="9816" w:author="Claude" w:date="2026-10-30T09:00:00Z">
        <w:r>
          <w:t xml:space="preserve"> Non costituisce violazione il trasferimento dei documenti, ai sensi degli artt. 11.2 b) o 13.4, a un conservatore diverso dal Conservatore.</w:t>
        </w:r>
      </w:ins>
    </w:p>
    <w:p>
      <w:pPr>
        <w:pStyle w:val="Normal"/>
        <w:spacing w:lineRule="exact" w:line="276" w:before="0" w:after="120"/>
        <w:jc w:val="both"/>
        <w:rPr/>
      </w:pPr>
      <w:r>
        <w:rPr>
          <w:b/>
          <w:bCs/>
          <w:color w:val="1F3A5F"/>
        </w:rPr>
        <w:t xml:space="preserve">16.3  </w:t>
      </w:r>
      <w:r>
        <w:rPr/>
        <w:t>In caso di violazione, il Cliente paga a WST una penale pari a 24 mensilità dei corrispettivi medi pagati negli ultimi 12 mesi, e comunque non inferiore a 500 €, salvo il risarcimento del maggior danno.</w:t>
      </w:r>
    </w:p>
    <w:p>
      <w:pPr>
        <w:pStyle w:val="Normal"/>
        <w:spacing w:lineRule="exact" w:line="276" w:before="0" w:after="120"/>
        <w:jc w:val="both"/>
        <w:rPr/>
      </w:pPr>
      <w:r>
        <w:rPr>
          <w:b/>
          <w:bCs/>
          <w:color w:val="1F3A5F"/>
        </w:rPr>
        <w:t xml:space="preserve">16.4  </w:t>
      </w:r>
      <w:r>
        <w:rPr/>
        <w:t>Le informazioni sul Conservatore e sulle condizioni economiche praticate a WST sono riservate ai sensi dell'art. 12.1.</w:t>
      </w:r>
    </w:p>
    <w:p>
      <w:pPr>
        <w:pStyle w:val="Normal"/>
        <w:keepNext w:val="true"/>
        <w:pBdr>
          <w:bottom w:val="single" w:sz="6" w:space="2" w:color="6599CD"/>
        </w:pBdr>
        <w:spacing w:before="280" w:after="120"/>
        <w:rPr/>
      </w:pPr>
      <w:r>
        <w:rPr>
          <w:b/>
          <w:bCs/>
          <w:color w:val="1F3A5F"/>
          <w:sz w:val="22"/>
          <w:szCs w:val="22"/>
        </w:rPr>
        <w:t>Firme</w:t>
      </w:r>
    </w:p>
    <w:p>
      <w:pPr>
        <w:pStyle w:val="Normal"/>
        <w:keepNext w:val="true"/>
        <w:keepLines/>
        <w:spacing w:lineRule="exact" w:line="276" w:before="0" w:after="120"/>
        <w:jc w:val="both"/>
        <w:rPr/>
      </w:pPr>
      <w:r>
        <w:rPr/>
        <w:t>Documento firmato digitalmente o con firma elettronica avanzata ai sensi dell'art. 14. Luogo e data: ______________________</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Web System Technology S.r.l.</w:t>
            </w:r>
          </w:p>
          <w:p>
            <w:pPr>
              <w:pStyle w:val="Normal"/>
              <w:spacing w:before="0" w:after="300"/>
              <w:rPr/>
            </w:pPr>
            <w:r>
              <w:rPr>
                <w:color w:val="7F7F7F"/>
                <w:sz w:val="18"/>
                <w:szCs w:val="18"/>
              </w:rPr>
              <w:t>Il legale rappresentante – Antonio Tomaro</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Pr>
          <w:p>
            <w:pPr>
              <w:pStyle w:val="Normal"/>
              <w:spacing w:before="120" w:after="0"/>
              <w:rPr/>
            </w:pPr>
            <w:r>
              <w:rPr>
                <w:b/>
                <w:bCs/>
                <w:sz w:val="20"/>
                <w:szCs w:val="20"/>
              </w:rPr>
              <w:t>Il Cliente</w:t>
            </w:r>
          </w:p>
          <w:p>
            <w:pPr>
              <w:pStyle w:val="Normal"/>
              <w:spacing w:before="0" w:after="300"/>
              <w:rPr/>
            </w:pPr>
            <w:r>
              <w:rPr>
                <w:color w:val="7F7F7F"/>
                <w:sz w:val="18"/>
                <w:szCs w:val="18"/>
              </w:rPr>
              <w:t>Il legale rappresentante</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r>
    </w:tbl>
    <w:p>
      <w:pPr>
        <w:pStyle w:val="Normal"/>
        <w:keepNext w:val="true"/>
        <w:keepLines/>
        <w:spacing w:lineRule="exact" w:line="276" w:before="0" w:after="120"/>
        <w:jc w:val="both"/>
        <w:rPr/>
      </w:pPr>
      <w:r>
        <w:rPr>
          <w:b/>
          <w:bCs/>
        </w:rPr>
        <w:t>Approvazione specifica (artt. 1341 e 1342 c.c.)</w:t>
      </w:r>
    </w:p>
    <w:p>
      <w:pPr>
        <w:pStyle w:val="Normal"/>
        <w:keepNext w:val="true"/>
        <w:keepLines/>
        <w:spacing w:lineRule="exact" w:line="276" w:before="0" w:after="120"/>
        <w:jc w:val="both"/>
        <w:rPr/>
      </w:pPr>
      <w:r>
        <w:rPr/>
        <w:t>Il Cliente dichiara di aver letto il Contratto e gli Allegati e di approvare espressamente, con questa seconda firma separata, le seguenti clausole: art. 2.4 (esclusione di verifiche sul contenuto); art. 2.5 (documenti conservati in precedenza); art. 4.3 (valore delle notifiche automatiche); art. 4.4 e 4.5 (esito di conservazione e reinvii a pagamento); art. 3, punti 3 e 7 (responsabilità sul periodo di conservazione e manleva); art. 5.2 (rinnovo automatico); art. 5.4 (clausola risolutiva espressa); art. 5.5 (recesso di WST); art. 5.7 (corrispettivi dovuti in caso di risoluzione); art. 6.4 (sospensione di tutti i servizi per mancato pagamento);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11.2, 11.3, 11.4 e 11.5 (cessazione: scelta del Cliente, cancellazione dei documenti, responsabilità del Cliente);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Il Cliente (seconda firma)</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Mar>
              <w:left w:w="108" w:type="dxa"/>
              <w:right w:w="108" w:type="dxa"/>
            </w:tcMar>
          </w:tcPr>
          <w:p>
            <w:pPr>
              <w:pStyle w:val="Normal"/>
              <w:rPr/>
            </w:pPr>
            <w:r>
              <w:rPr/>
            </w:r>
          </w:p>
        </w:tc>
      </w:tr>
    </w:tbl>
    <w:p>
      <w:pPr>
        <w:pStyle w:val="Normal"/>
        <w:keepNext w:val="true"/>
        <w:pBdr>
          <w:bottom w:val="single" w:sz="6" w:space="2" w:color="6599CD"/>
        </w:pBdr>
        <w:spacing w:before="0" w:after="120"/>
        <w:rPr/>
      </w:pPr>
      <w:r>
        <w:br w:type="page"/>
      </w:r>
      <w:r>
        <w:rPr>
          <w:b/>
          <w:bCs/>
          <w:color w:val="1F3A5F"/>
          <w:sz w:val="26"/>
          <w:szCs w:val="26"/>
        </w:rPr>
        <w:t>Allegato A – Scheda tecnica</w:t>
      </w:r>
    </w:p>
    <w:p>
      <w:pPr>
        <w:pStyle w:val="Normal"/>
        <w:keepNext w:val="true"/>
        <w:keepLines/>
        <w:spacing w:lineRule="exact" w:line="276" w:before="0" w:after="120"/>
        <w:jc w:val="both"/>
        <w:rPr/>
      </w:pPr>
      <w:r>
        <w:rPr>
          <w:b/>
          <w:bCs/>
        </w:rPr>
        <w:t>Dati del Cliente e referenti</w:t>
      </w:r>
    </w:p>
    <w:tbl>
      <w:tblPr>
        <w:tblW w:w="9638" w:type="dxa"/>
        <w:jc w:val="left"/>
        <w:tblInd w:w="0" w:type="dxa"/>
        <w:tblLayout w:type="fixed"/>
        <w:tblCellMar>
          <w:top w:w="20" w:type="dxa"/>
          <w:left w:w="100" w:type="dxa"/>
          <w:bottom w:w="20" w:type="dxa"/>
          <w:right w:w="100" w:type="dxa"/>
        </w:tblCellMar>
      </w:tblPr>
      <w:tblGrid>
        <w:gridCol w:w="3276"/>
        <w:gridCol w:w="6361"/>
      </w:tblGrid>
      <w:tr>
        <w:trPr>
          <w:tblHeader w:val="true"/>
          <w:cantSplit w:val="true"/>
        </w:trPr>
        <w:tc>
          <w:tcPr>
            <w:tcW w:w="3276"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Campo</w:t>
            </w:r>
          </w:p>
        </w:tc>
        <w:tc>
          <w:tcPr>
            <w:tcW w:w="6361"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Valore</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Tipologia di Cliente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 xml:space="preserve">☐ Trasportatore (già licenziatario del Software)   ☐ Produttore (Software incluso)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Ragione sociale / P.IVA / C.F.</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Sede (indirizzo, CAP, città, provincia, Stato)</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PEC</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Responsabile della conservazione (nome, e-mail, cellulare)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Referente tecnico (nome, e-mail, cellulare)</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Volume stimato di documenti per anno (MB)</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Fino a 100 MB, compresi nel Pacchetto; eventuali eccedenze secondo l'Allegato B</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Periodicità di versamento (giornaliera, mensile, …)</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Automatica: registri cronologici alla chiusura di ogni periodo mensile; xFIR alla chiusura di ciascun formulario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Modalità di consegna dei documenti a WST (integrazione con il gestionale rifiuti / invio file)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Integrazione automatica con il Software gestionale rifiuti di WST, che trasmette documenti e metadati al Conservatore tramite API</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Software gestionale rifiuti utilizzato</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Software gestionale rifiuti di WST (Be Go)</w:t>
            </w:r>
          </w:p>
        </w:tc>
      </w:tr>
      <w:tr>
        <w:trPr>
          <w:cantSplit w:val="true"/>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Indirizzo PEC o e-mail per le richieste di esibizione</w:t>
            </w:r>
          </w:p>
        </w:tc>
        <w:tc>
          <w:tcPr>
            <w:tcW w:w="636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r>
          </w:p>
        </w:tc>
      </w:tr>
      <w:tr>
        <w:trPr>
          <w:cantSplit w:val="true"/>
        </w:trPr>
        <w:tc>
          <w:tcPr>
            <w:tcW w:w="3276"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E-mail per le notifiche automatiche sugli esiti dei versamenti</w:t>
            </w:r>
          </w:p>
        </w:tc>
        <w:tc>
          <w:tcPr>
            <w:tcW w:w="6361"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r>
          </w:p>
        </w:tc>
      </w:tr>
    </w:tbl>
    <w:p>
      <w:pPr>
        <w:pStyle w:val="Normal"/>
        <w:spacing w:before="0" w:after="120"/>
        <w:rPr/>
      </w:pPr>
      <w:r>
        <w:rPr/>
      </w:r>
    </w:p>
    <w:p>
      <w:pPr>
        <w:pStyle w:val="Normal"/>
        <w:keepNext w:val="true"/>
        <w:keepLines/>
        <w:spacing w:lineRule="exact" w:line="276" w:before="0" w:after="120"/>
        <w:jc w:val="both"/>
        <w:rPr/>
      </w:pPr>
      <w:r>
        <w:rPr>
          <w:b/>
          <w:bCs/>
        </w:rPr>
        <w:t>Tipologie documentali</w:t>
      </w:r>
    </w:p>
    <w:p>
      <w:pPr>
        <w:pStyle w:val="Normal"/>
        <w:keepNext w:val="false"/>
        <w:keepLines w:val="false"/>
        <w:spacing w:lineRule="exact" w:line="276" w:before="0" w:after="120"/>
        <w:jc w:val="both"/>
        <w:rPr/>
      </w:pPr>
      <w:r>
        <w:rPr/>
        <w:t>Il Periodo di conservazione è di 3 anni dall'anno solare di versamento. Un periodo più lungo va indicato qui e si paga secondo l'art. 7.2.</w:t>
      </w:r>
    </w:p>
    <w:tbl>
      <w:tblPr>
        <w:tblW w:w="9638" w:type="dxa"/>
        <w:jc w:val="left"/>
        <w:tblInd w:w="0" w:type="dxa"/>
        <w:tblLayout w:type="fixed"/>
        <w:tblCellMar>
          <w:top w:w="20" w:type="dxa"/>
          <w:left w:w="100" w:type="dxa"/>
          <w:bottom w:w="20" w:type="dxa"/>
          <w:right w:w="100" w:type="dxa"/>
        </w:tblCellMar>
      </w:tblPr>
      <w:tblGrid>
        <w:gridCol w:w="2399"/>
        <w:gridCol w:w="3639"/>
        <w:gridCol w:w="1799"/>
        <w:gridCol w:w="1800"/>
      </w:tblGrid>
      <w:tr>
        <w:trPr>
          <w:tblHeader w:val="true"/>
          <w:cantSplit w:val="true"/>
        </w:trPr>
        <w:tc>
          <w:tcPr>
            <w:tcW w:w="23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Tipologia documentale</w:t>
            </w:r>
          </w:p>
        </w:tc>
        <w:tc>
          <w:tcPr>
            <w:tcW w:w="363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Formati</w:t>
            </w:r>
          </w:p>
        </w:tc>
        <w:tc>
          <w:tcPr>
            <w:tcW w:w="1799"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Periodo concordato (anni)</w:t>
            </w:r>
          </w:p>
        </w:tc>
        <w:tc>
          <w:tcPr>
            <w:tcW w:w="180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Periodo di legge (anni)</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xFIR – Formulari di identificazione dei rifiuti digitali</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xml, pdf, p7m</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 (art. 193 D.Lgs. 152/2006)</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Registro cronologico di carico e scarico (RENTRI)</w:t>
            </w:r>
          </w:p>
        </w:tc>
        <w:tc>
          <w:tcPr>
            <w:tcW w:w="363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xml, pdf, p7m</w:t>
            </w:r>
          </w:p>
        </w:tc>
        <w:tc>
          <w:tcPr>
            <w:tcW w:w="1799"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3 dall'ultima registrazione (art. 190 D.Lgs. 152/2006)</w:t>
            </w:r>
          </w:p>
        </w:tc>
      </w:tr>
      <w:tr>
        <w:trPr>
          <w:cantSplit w:val="true"/>
        </w:trPr>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Allegati a xFIR (documenti di trasporto, analisi, ricevute RENTRI)</w:t>
            </w:r>
          </w:p>
        </w:tc>
        <w:tc>
          <w:tcPr>
            <w:tcW w:w="3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pdf, xml, p7m</w:t>
            </w:r>
          </w:p>
        </w:tc>
        <w:tc>
          <w:tcPr>
            <w:tcW w:w="17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3</w:t>
            </w:r>
          </w:p>
        </w:tc>
      </w:tr>
    </w:tbl>
    <w:p>
      <w:pPr>
        <w:pStyle w:val="Normal"/>
        <w:spacing w:before="0" w:after="120"/>
        <w:rPr/>
      </w:pPr>
      <w:r>
        <w:rPr/>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Per accettazione – Il Cliente</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Mar>
              <w:left w:w="108" w:type="dxa"/>
              <w:right w:w="108" w:type="dxa"/>
            </w:tcMar>
          </w:tcPr>
          <w:p>
            <w:pPr>
              <w:pStyle w:val="Normal"/>
              <w:rPr/>
            </w:pPr>
            <w:r>
              <w:rPr/>
            </w:r>
          </w:p>
        </w:tc>
      </w:tr>
    </w:tbl>
    <w:p>
      <w:pPr>
        <w:pStyle w:val="Normal"/>
        <w:keepNext w:val="true"/>
        <w:pBdr>
          <w:bottom w:val="single" w:sz="6" w:space="2" w:color="6599CD"/>
        </w:pBdr>
        <w:spacing w:before="0" w:after="120"/>
        <w:rPr/>
      </w:pPr>
      <w:r>
        <w:br w:type="page"/>
      </w:r>
      <w:r>
        <w:rPr>
          <w:b/>
          <w:bCs/>
          <w:color w:val="1F3A5F"/>
          <w:sz w:val="26"/>
          <w:szCs w:val="26"/>
        </w:rPr>
        <w:t>Allegato B – Corrispettivi</w:t>
      </w:r>
    </w:p>
    <w:p>
      <w:pPr>
        <w:pStyle w:val="Normal"/>
        <w:keepNext w:val="false"/>
        <w:keepLines w:val="false"/>
        <w:spacing w:lineRule="exact" w:line="276" w:before="0" w:after="120"/>
        <w:jc w:val="both"/>
        <w:rPr/>
      </w:pPr>
      <w:r>
        <w:rPr/>
        <w:t>Prezzi IVA esclusa, validi fino al 31 dicembre 2027. Tutti i corrispettivi sono calcolati sullo spazio, mai sul numero di documenti.</w:t>
      </w:r>
    </w:p>
    <w:p>
      <w:pPr>
        <w:pStyle w:val="Normal"/>
        <w:keepNext w:val="true"/>
        <w:keepLines/>
        <w:spacing w:lineRule="exact" w:line="276" w:before="0" w:after="120"/>
        <w:jc w:val="both"/>
        <w:rPr/>
      </w:pPr>
      <w:r>
        <w:rPr>
          <w:b/>
          <w:bCs/>
        </w:rPr>
        <w:t>Pacchetto</w:t>
      </w:r>
    </w:p>
    <w:tbl>
      <w:tblPr>
        <w:tblW w:w="9638" w:type="dxa"/>
        <w:jc w:val="left"/>
        <w:tblInd w:w="0" w:type="dxa"/>
        <w:tblLayout w:type="fixed"/>
        <w:tblCellMar>
          <w:top w:w="20" w:type="dxa"/>
          <w:left w:w="100" w:type="dxa"/>
          <w:bottom w:w="20" w:type="dxa"/>
          <w:right w:w="100" w:type="dxa"/>
        </w:tblCellMar>
      </w:tblPr>
      <w:tblGrid>
        <w:gridCol w:w="5975"/>
        <w:gridCol w:w="2120"/>
        <w:gridCol w:w="1543"/>
      </w:tblGrid>
      <w:tr>
        <w:trPr>
          <w:tblHeader w:val="true"/>
          <w:cantSplit w:val="true"/>
        </w:trPr>
        <w:tc>
          <w:tcPr>
            <w:tcW w:w="5975"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Voce</w:t>
            </w:r>
          </w:p>
        </w:tc>
        <w:tc>
          <w:tcPr>
            <w:tcW w:w="212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Unità</w:t>
            </w:r>
          </w:p>
        </w:tc>
        <w:tc>
          <w:tcPr>
            <w:tcW w:w="1543"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Prezzo (€)</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Pacchetto Trasportatori (già licenziatari del Software): attivazione, 100 MB di spazio, versamento a cura di WST, ricevute, assistenza, fino a 3 esibizioni per anno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100,00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Pacchetto Produttori: licenza del Software, attivazione, 100 MB di spazio, versamento a cura di WST, ricevute, assistenza, fino a 3 esibizioni per anno</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150,00</w:t>
            </w:r>
          </w:p>
        </w:tc>
      </w:tr>
    </w:tbl>
    <w:p>
      <w:pPr>
        <w:pStyle w:val="Normal"/>
        <w:spacing w:before="0" w:after="120"/>
        <w:rPr/>
      </w:pPr>
      <w:r>
        <w:rPr/>
      </w:r>
    </w:p>
    <w:p>
      <w:pPr>
        <w:pStyle w:val="Normal"/>
        <w:keepNext w:val="true"/>
        <w:keepLines/>
        <w:spacing w:lineRule="exact" w:line="276" w:before="0" w:after="120"/>
        <w:jc w:val="both"/>
        <w:rPr/>
      </w:pPr>
      <w:r>
        <w:rPr>
          <w:b/>
          <w:bCs/>
        </w:rPr>
        <w:t>Spazio oltre i 100 MB compresi nel Pacchetto</w:t>
      </w:r>
    </w:p>
    <w:tbl>
      <w:tblPr>
        <w:tblW w:w="9638" w:type="dxa"/>
        <w:jc w:val="left"/>
        <w:tblInd w:w="0" w:type="dxa"/>
        <w:tblLayout w:type="fixed"/>
        <w:tblCellMar>
          <w:top w:w="20" w:type="dxa"/>
          <w:left w:w="100" w:type="dxa"/>
          <w:bottom w:w="20" w:type="dxa"/>
          <w:right w:w="100" w:type="dxa"/>
        </w:tblCellMar>
      </w:tblPr>
      <w:tblGrid>
        <w:gridCol w:w="5975"/>
        <w:gridCol w:w="2120"/>
        <w:gridCol w:w="1543"/>
      </w:tblGrid>
      <w:tr>
        <w:trPr>
          <w:tblHeader w:val="true"/>
          <w:cantSplit w:val="true"/>
        </w:trPr>
        <w:tc>
          <w:tcPr>
            <w:tcW w:w="5975"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Spazio occupato</w:t>
            </w:r>
          </w:p>
        </w:tc>
        <w:tc>
          <w:tcPr>
            <w:tcW w:w="212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Unità</w:t>
            </w:r>
          </w:p>
        </w:tc>
        <w:tc>
          <w:tcPr>
            <w:tcW w:w="1543"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Prezzo (€)</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Da 101 MB a 500 MB</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95,00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Da 501 MB a 1 GB</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anno solare</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170,00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Dal 2° al 10° GB</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GB, per anno</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97,00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Dall'11° al 100° GB</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GB, per anno</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73,00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Oltre 100 GB</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GB, per anno</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53,00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Prolungamento oltre i 3 anni</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anno</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stesso canone annuale</w:t>
            </w:r>
          </w:p>
        </w:tc>
      </w:tr>
    </w:tbl>
    <w:p>
      <w:pPr>
        <w:pStyle w:val="Normal"/>
        <w:spacing w:before="0" w:after="120"/>
        <w:rPr/>
      </w:pPr>
      <w:r>
        <w:rPr/>
      </w:r>
    </w:p>
    <w:p>
      <w:pPr>
        <w:pStyle w:val="Normal"/>
        <w:keepNext w:val="false"/>
        <w:keepLines w:val="false"/>
        <w:spacing w:lineRule="exact" w:line="276" w:before="0" w:after="120"/>
        <w:jc w:val="both"/>
        <w:rPr/>
      </w:pPr>
      <w:r>
        <w:rPr/>
        <w:t>Fino a 1 GB si paga la sola fascia raggiunta. Oltre 1 GB le fasce sono progressive: ogni fascia si applica solo ai GB che vi rientrano. Esempi: spazio occupato 300 MB = 95 € per anno; 600 MB = 170 € per anno; 3,4 GB, arrotondato a 4 GB = 170 + 3 × 97 = 461 € per anno. Finché lo spazio resta entro 100 MB il Cliente paga solo il Pacchetto.</w:t>
      </w:r>
    </w:p>
    <w:p>
      <w:pPr>
        <w:pStyle w:val="Normal"/>
        <w:keepNext w:val="true"/>
        <w:keepLines/>
        <w:spacing w:lineRule="exact" w:line="276" w:before="0" w:after="120"/>
        <w:jc w:val="both"/>
        <w:rPr/>
      </w:pPr>
      <w:r>
        <w:rPr>
          <w:b/>
          <w:bCs/>
        </w:rPr>
        <w:t>Servizi su richiesta</w:t>
      </w:r>
    </w:p>
    <w:tbl>
      <w:tblPr>
        <w:tblW w:w="9638" w:type="dxa"/>
        <w:jc w:val="left"/>
        <w:tblInd w:w="0" w:type="dxa"/>
        <w:tblLayout w:type="fixed"/>
        <w:tblCellMar>
          <w:top w:w="20" w:type="dxa"/>
          <w:left w:w="100" w:type="dxa"/>
          <w:bottom w:w="20" w:type="dxa"/>
          <w:right w:w="100" w:type="dxa"/>
        </w:tblCellMar>
      </w:tblPr>
      <w:tblGrid>
        <w:gridCol w:w="5975"/>
        <w:gridCol w:w="2120"/>
        <w:gridCol w:w="1543"/>
      </w:tblGrid>
      <w:tr>
        <w:trPr>
          <w:tblHeader w:val="true"/>
          <w:cantSplit w:val="true"/>
        </w:trPr>
        <w:tc>
          <w:tcPr>
            <w:tcW w:w="5975"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Servizio</w:t>
            </w:r>
          </w:p>
        </w:tc>
        <w:tc>
          <w:tcPr>
            <w:tcW w:w="2120"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Unità</w:t>
            </w:r>
          </w:p>
        </w:tc>
        <w:tc>
          <w:tcPr>
            <w:tcW w:w="1543" w:type="dxa"/>
            <w:tcBorders>
              <w:top w:val="single" w:sz="4" w:space="0" w:color="BFBFBF"/>
              <w:left w:val="single" w:sz="4" w:space="0" w:color="BFBFBF"/>
              <w:bottom w:val="single" w:sz="4" w:space="0" w:color="BFBFBF"/>
              <w:right w:val="single" w:sz="4" w:space="0" w:color="BFBFBF"/>
            </w:tcBorders>
            <w:shd w:color="auto" w:fill="6599CD" w:val="clear"/>
            <w:vAlign w:val="center"/>
          </w:tcPr>
          <w:p>
            <w:pPr>
              <w:pStyle w:val="Normal"/>
              <w:spacing w:before="0" w:after="0"/>
              <w:rPr/>
            </w:pPr>
            <w:r>
              <w:rPr>
                <w:b/>
                <w:bCs/>
                <w:color w:val="FFFFFF"/>
                <w:sz w:val="19"/>
                <w:szCs w:val="19"/>
              </w:rPr>
              <w:t>Prezzo (€)</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Esibizione oltre le 3 comprese per anno, o dopo la fine del Contratto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richiesta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60,00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Esibizione urgente (entro 1 giorno lavorativo)</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per richiesta</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120,00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Attività extra (integrazione, formazione, supporto oltre il primo livello)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per ora</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50,00</w:t>
            </w:r>
          </w:p>
        </w:tc>
      </w:tr>
      <w:tr>
        <w:trPr>
          <w:cantSplit w:val="true"/>
        </w:trPr>
        <w:tc>
          <w:tcPr>
            <w:tcW w:w="5975"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Integrazione API REST con il gestionale rifiuti del Cliente</w:t>
            </w:r>
          </w:p>
        </w:tc>
        <w:tc>
          <w:tcPr>
            <w:tcW w:w="2120"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una tantum</w:t>
            </w:r>
          </w:p>
        </w:tc>
        <w:tc>
          <w:tcPr>
            <w:tcW w:w="1543" w:type="dxa"/>
            <w:tcBorders>
              <w:top w:val="single" w:sz="4" w:space="0" w:color="BFBFBF"/>
              <w:left w:val="single" w:sz="4" w:space="0" w:color="BFBFBF"/>
              <w:bottom w:val="single" w:sz="4" w:space="0" w:color="BFBFBF"/>
              <w:right w:val="single" w:sz="4" w:space="0" w:color="BFBFBF"/>
            </w:tcBorders>
            <w:shd w:color="auto" w:fill="EAF1F9" w:val="clear"/>
            <w:vAlign w:val="center"/>
          </w:tcPr>
          <w:p>
            <w:pPr>
              <w:pStyle w:val="Normal"/>
              <w:spacing w:before="0" w:after="0"/>
              <w:rPr/>
            </w:pPr>
            <w:r>
              <w:rPr>
                <w:sz w:val="19"/>
                <w:szCs w:val="19"/>
              </w:rPr>
              <w:t>da preventivare</w:t>
            </w:r>
          </w:p>
        </w:tc>
      </w:tr>
    </w:tbl>
    <w:p>
      <w:pPr>
        <w:pStyle w:val="Normal"/>
        <w:spacing w:before="0" w:after="120"/>
        <w:rPr/>
      </w:pPr>
      <w:r>
        <w:rPr/>
      </w:r>
    </w:p>
    <w:p>
      <w:pPr>
        <w:pStyle w:val="Normal"/>
        <w:keepNext w:val="true"/>
        <w:keepLines/>
        <w:spacing w:lineRule="exact" w:line="276" w:before="0" w:after="120"/>
        <w:jc w:val="both"/>
        <w:rPr/>
      </w:pPr>
      <w:r>
        <w:rPr>
          <w:b/>
          <w:bCs/>
        </w:rPr>
        <w:t>Altri servizi, solo in casi particolari</w:t>
      </w:r>
    </w:p>
    <w:p>
      <w:pPr>
        <w:pStyle w:val="Normal"/>
        <w:keepNext w:val="false"/>
        <w:keepLines w:val="false"/>
        <w:spacing w:lineRule="exact" w:line="276" w:before="0" w:after="120"/>
        <w:jc w:val="both"/>
        <w:rPr/>
      </w:pPr>
      <w:r>
        <w:rPr/>
        <w:t>Nell'uso normale non servono: alla fine dei 3 anni i documenti vengono eliminati in automatico e senza costi.</w:t>
      </w:r>
    </w:p>
    <w:p>
      <w:pPr>
        <w:pStyle w:val="ListParagraph"/>
        <w:numPr>
          <w:ilvl w:val="0"/>
          <w:numId w:val="2"/>
        </w:numPr>
        <w:spacing w:lineRule="exact" w:line="276" w:before="0" w:after="80"/>
        <w:jc w:val="both"/>
        <w:rPr/>
      </w:pPr>
      <w:r>
        <w:rPr>
          <w:b/>
          <w:bCs/>
        </w:rPr>
        <w:t>Restituzione o trasferimento ad altro conservatore</w:t>
      </w:r>
      <w:r>
        <w:rPr/>
        <w:t>, anche alla cessazione del Contratto (art. 11.2 b): 290 € a richiesta più 90 € per GB.</w:t>
      </w:r>
    </w:p>
    <w:p>
      <w:pPr>
        <w:pStyle w:val="ListParagraph"/>
        <w:numPr>
          <w:ilvl w:val="0"/>
          <w:numId w:val="2"/>
        </w:numPr>
        <w:spacing w:lineRule="exact" w:line="276" w:before="0" w:after="80"/>
        <w:jc w:val="both"/>
        <w:rPr/>
      </w:pPr>
      <w:r>
        <w:rPr>
          <w:b/>
          <w:bCs/>
        </w:rPr>
        <w:t>Mantenimento a norma dopo la cessazione</w:t>
      </w:r>
      <w:del w:id="9811" w:author="Claude" w:date="2026-10-30T09:00:00Z">
        <w:r>
          <w:rPr/>
          <w:delText xml:space="preserve"> (art. 11.2 a): canone annuale del Pacchetto, più l'eventuale canone di conservazione, per ogni anno solare fino allo scarto dell'ultimo documento.</w:delText>
        </w:r>
      </w:del>
      <w:ins w:id="9812" w:author="Claude" w:date="2026-10-30T09:00:00Z">
        <w:r>
          <w:t xml:space="preserve"> (art. 11.2 a): 100 € per anno solare, più l'eventuale canone di conservazione per lo spazio oltre i 100 MB, fino allo scarto dell'ultimo documento. Comprende conservazione, ricevute e fino a 3 esibizioni per anno; non comprende la licenza del Software né nuovi versamenti.</w:t>
        </w:r>
      </w:ins>
    </w:p>
    <w:p>
      <w:pPr>
        <w:pStyle w:val="ListParagraph"/>
        <w:numPr>
          <w:ilvl w:val="0"/>
          <w:numId w:val="2"/>
        </w:numPr>
        <w:spacing w:lineRule="exact" w:line="276" w:before="0" w:after="80"/>
        <w:jc w:val="both"/>
        <w:rPr/>
      </w:pPr>
      <w:r>
        <w:rPr>
          <w:b/>
          <w:bCs/>
        </w:rPr>
        <w:t>Cancellazione anticipata</w:t>
      </w:r>
      <w:r>
        <w:rPr/>
        <w:t>, solo se il Cliente chiede per iscritto di eliminare definitivamente documenti prima dei 3 anni, ad esempio perché versati per errore: 990 € a richiesta fino a 1 GB, più 490 € per ogni GB in più. WST conferma per iscritto al Cliente l'avvenuta cancellazione.</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Per accettazione – Il Cliente</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Mar>
              <w:left w:w="108" w:type="dxa"/>
              <w:right w:w="108" w:type="dxa"/>
            </w:tcMar>
          </w:tcPr>
          <w:p>
            <w:pPr>
              <w:pStyle w:val="Normal"/>
              <w:rPr/>
            </w:pPr>
            <w:r>
              <w:rPr/>
            </w:r>
          </w:p>
        </w:tc>
      </w:tr>
    </w:tbl>
    <w:p>
      <w:pPr>
        <w:pStyle w:val="Normal"/>
        <w:keepNext w:val="true"/>
        <w:pBdr>
          <w:bottom w:val="single" w:sz="6" w:space="2" w:color="6599CD"/>
        </w:pBdr>
        <w:spacing w:before="0" w:after="120"/>
        <w:rPr/>
      </w:pPr>
      <w:r>
        <w:br w:type="page"/>
      </w:r>
      <w:r>
        <w:rPr>
          <w:b/>
          <w:bCs/>
          <w:color w:val="1F3A5F"/>
          <w:sz w:val="26"/>
          <w:szCs w:val="26"/>
        </w:rPr>
        <w:t>Allegato C – Nomina a Responsabile del trattamento (art. 28 GDPR)</w:t>
      </w:r>
    </w:p>
    <w:p>
      <w:pPr>
        <w:pStyle w:val="Normal"/>
        <w:keepNext w:val="false"/>
        <w:keepLines w:val="false"/>
        <w:spacing w:lineRule="exact" w:line="276" w:before="0" w:after="120"/>
        <w:jc w:val="both"/>
        <w:rPr/>
      </w:pPr>
      <w:r>
        <w:rPr/>
        <w:t>Il Cliente, Titolare del trattamento, nomina WST Responsabile del trattamento dei dati personali contenuti nei documenti versati, alle condizioni seguenti.</w:t>
      </w:r>
    </w:p>
    <w:p>
      <w:pPr>
        <w:pStyle w:val="ListParagraph"/>
        <w:numPr>
          <w:ilvl w:val="0"/>
          <w:numId w:val="30"/>
        </w:numPr>
        <w:spacing w:lineRule="exact" w:line="276" w:before="0" w:after="80"/>
        <w:jc w:val="both"/>
        <w:rPr/>
      </w:pPr>
      <w:r>
        <w:rPr>
          <w:b/>
          <w:bCs/>
        </w:rPr>
        <w:t>Oggetto e finalità.</w:t>
      </w:r>
      <w:r>
        <w:rPr/>
        <w:t xml:space="preserve"> Preparazione e versamento dei documenti nel Sistema di Conservazione, per la sola finalità di conservazione a norma.</w:t>
      </w:r>
    </w:p>
    <w:p>
      <w:pPr>
        <w:pStyle w:val="ListParagraph"/>
        <w:numPr>
          <w:ilvl w:val="0"/>
          <w:numId w:val="31"/>
        </w:numPr>
        <w:spacing w:lineRule="exact" w:line="276" w:before="0" w:after="80"/>
        <w:jc w:val="both"/>
        <w:rPr/>
      </w:pPr>
      <w:r>
        <w:rPr>
          <w:b/>
          <w:bCs/>
        </w:rPr>
        <w:t>Operazioni.</w:t>
      </w:r>
      <w:r>
        <w:rPr/>
        <w:t xml:space="preserve"> Raccolta, registrazione, organizzazione, consultazione, trasmissione al Conservatore, conservazione e cancellazione.</w:t>
      </w:r>
    </w:p>
    <w:p>
      <w:pPr>
        <w:pStyle w:val="ListParagraph"/>
        <w:numPr>
          <w:ilvl w:val="0"/>
          <w:numId w:val="32"/>
        </w:numPr>
        <w:spacing w:lineRule="exact" w:line="276" w:before="0" w:after="80"/>
        <w:jc w:val="both"/>
        <w:rPr/>
      </w:pPr>
      <w:r>
        <w:rPr>
          <w:b/>
          <w:bCs/>
        </w:rPr>
        <w:t>Tipi di dati:</w:t>
      </w:r>
      <w:r>
        <w:rPr/>
        <w:t xml:space="preserve"> ☒ anagrafici e identificativi (nomi di produttori, trasportatori, destinatari e autisti) ☒ di contatto ☒ targhe dei mezzi e dati di trasporto ☐ relativi alla salute ☐ altro: ____________</w:t>
      </w:r>
    </w:p>
    <w:p>
      <w:pPr>
        <w:pStyle w:val="ListParagraph"/>
        <w:numPr>
          <w:ilvl w:val="0"/>
          <w:numId w:val="33"/>
        </w:numPr>
        <w:spacing w:lineRule="exact" w:line="276" w:before="0" w:after="80"/>
        <w:jc w:val="both"/>
        <w:rPr/>
      </w:pPr>
      <w:r>
        <w:rPr>
          <w:b/>
          <w:bCs/>
        </w:rPr>
        <w:t>Categorie di interessati:</w:t>
      </w:r>
      <w:r>
        <w:rPr/>
        <w:t xml:space="preserve"> ☒ clienti ☒ fornitori e trasportatori ☒ dipendenti e collaboratori (autisti, firmatari) ☐ altro: ____________</w:t>
      </w:r>
    </w:p>
    <w:p>
      <w:pPr>
        <w:pStyle w:val="ListParagraph"/>
        <w:numPr>
          <w:ilvl w:val="0"/>
          <w:numId w:val="34"/>
        </w:numPr>
        <w:spacing w:lineRule="exact" w:line="276" w:before="0" w:after="80"/>
        <w:jc w:val="both"/>
        <w:rPr/>
      </w:pPr>
      <w:r>
        <w:rPr>
          <w:b/>
          <w:bCs/>
        </w:rPr>
        <w:t>Durata.</w:t>
      </w:r>
      <w:r>
        <w:rPr/>
        <w:t xml:space="preserve"> Pari alla durata del Contratto e, per i documenti già conservati, al loro Periodo di conservazione.</w:t>
      </w:r>
    </w:p>
    <w:p>
      <w:pPr>
        <w:pStyle w:val="ListParagraph"/>
        <w:numPr>
          <w:ilvl w:val="0"/>
          <w:numId w:val="35"/>
        </w:numPr>
        <w:spacing w:lineRule="exact" w:line="276" w:before="0" w:after="80"/>
        <w:jc w:val="both"/>
        <w:rPr/>
      </w:pPr>
      <w:r>
        <w:rPr>
          <w:b/>
          <w:bCs/>
        </w:rPr>
        <w:t>Istruzioni.</w:t>
      </w:r>
      <w:r>
        <w:rPr/>
        <w:t xml:space="preserve"> WST tratta i dati solo su istruzione documentata del Cliente, compreso il Contratto. Se ritiene che un'istruzione violi il GDPR, informa subito il Cliente.</w:t>
      </w:r>
    </w:p>
    <w:p>
      <w:pPr>
        <w:pStyle w:val="ListParagraph"/>
        <w:numPr>
          <w:ilvl w:val="0"/>
          <w:numId w:val="36"/>
        </w:numPr>
        <w:spacing w:lineRule="exact" w:line="276" w:before="0" w:after="80"/>
        <w:jc w:val="both"/>
        <w:rPr/>
      </w:pPr>
      <w:r>
        <w:rPr>
          <w:b/>
          <w:bCs/>
        </w:rPr>
        <w:t>Riservatezza.</w:t>
      </w:r>
      <w:r>
        <w:rPr/>
        <w:t xml:space="preserve"> WST autorizza al trattamento solo persone vincolate alla riservatezza e formate.</w:t>
      </w:r>
    </w:p>
    <w:p>
      <w:pPr>
        <w:pStyle w:val="ListParagraph"/>
        <w:numPr>
          <w:ilvl w:val="0"/>
          <w:numId w:val="37"/>
        </w:numPr>
        <w:spacing w:lineRule="exact" w:line="276" w:before="0" w:after="80"/>
        <w:jc w:val="both"/>
        <w:rPr/>
      </w:pPr>
      <w:r>
        <w:rPr>
          <w:b/>
          <w:bCs/>
        </w:rPr>
        <w:t>Sicurezza.</w:t>
      </w:r>
      <w:r>
        <w:rPr/>
        <w:t xml:space="preserve"> WST adotta le misure dell'art. 32 GDPR adeguate al rischio, tra cui canali cifrati per il versamento, credenziali personali e registrazione degli accessi.</w:t>
      </w:r>
    </w:p>
    <w:p>
      <w:pPr>
        <w:pStyle w:val="ListParagraph"/>
        <w:numPr>
          <w:ilvl w:val="0"/>
          <w:numId w:val="38"/>
        </w:numPr>
        <w:spacing w:lineRule="exact" w:line="276" w:before="0" w:after="80"/>
        <w:jc w:val="both"/>
        <w:rPr/>
      </w:pPr>
      <w:r>
        <w:rPr>
          <w:b/>
          <w:bCs/>
        </w:rPr>
        <w:t>Sub-responsabili.</w:t>
      </w:r>
      <w:r>
        <w:rPr/>
        <w:t xml:space="preserve"> Il Cliente autorizza come sub-responsabile il Conservatore, Intesi Group S.p.A. (Via Torino 48, Milano, P.IVA 02780480964), e i sub-responsabili da esso indicati, il cui elenco è disponibile su richiesta presso WST. WST informa il Cliente di ogni nuova aggiunta o sostituzione con 30 giorni di anticipo; il Cliente può opporsi per motivi legittimi.</w:t>
      </w:r>
    </w:p>
    <w:p>
      <w:pPr>
        <w:pStyle w:val="ListParagraph"/>
        <w:numPr>
          <w:ilvl w:val="0"/>
          <w:numId w:val="39"/>
        </w:numPr>
        <w:spacing w:lineRule="exact" w:line="276" w:before="0" w:after="80"/>
        <w:jc w:val="both"/>
        <w:rPr/>
      </w:pPr>
      <w:r>
        <w:rPr>
          <w:b/>
          <w:bCs/>
        </w:rPr>
        <w:t>Diritti degli interessati.</w:t>
      </w:r>
      <w:r>
        <w:rPr/>
        <w:t xml:space="preserve"> WST inoltra al Cliente ogni richiesta ricevuta entro 5 giorni lavorativi e lo assiste nel rispondere.</w:t>
      </w:r>
    </w:p>
    <w:p>
      <w:pPr>
        <w:pStyle w:val="ListParagraph"/>
        <w:numPr>
          <w:ilvl w:val="0"/>
          <w:numId w:val="40"/>
        </w:numPr>
        <w:spacing w:lineRule="exact" w:line="276" w:before="0" w:after="80"/>
        <w:jc w:val="both"/>
        <w:rPr/>
      </w:pPr>
      <w:r>
        <w:rPr>
          <w:b/>
          <w:bCs/>
        </w:rPr>
        <w:t>Violazioni dei dati.</w:t>
      </w:r>
      <w:r>
        <w:rPr/>
        <w:t xml:space="preserve"> WST notifica al Cliente ogni violazione senza ingiustificato ritardo e comunque entro 24 ore da quando ne ha avuto notizia, anche quando la violazione riguarda il Conservatore ed è stata comunicata a WST da quest'ultimo, con le informazioni dell'art. 33 GDPR disponibili in quel momento, integrate man mano che vengono acquisite.</w:t>
      </w:r>
    </w:p>
    <w:p>
      <w:pPr>
        <w:pStyle w:val="ListParagraph"/>
        <w:numPr>
          <w:ilvl w:val="0"/>
          <w:numId w:val="41"/>
        </w:numPr>
        <w:spacing w:lineRule="exact" w:line="276" w:before="0" w:after="80"/>
        <w:jc w:val="both"/>
        <w:rPr/>
      </w:pPr>
      <w:r>
        <w:rPr>
          <w:b/>
          <w:bCs/>
        </w:rPr>
        <w:t>Assistenza.</w:t>
      </w:r>
      <w:r>
        <w:rPr/>
        <w:t xml:space="preserve"> WST assiste il Cliente nella valutazione d'impatto e nella consultazione preventiva, se necessarie.</w:t>
      </w:r>
    </w:p>
    <w:p>
      <w:pPr>
        <w:pStyle w:val="ListParagraph"/>
        <w:numPr>
          <w:ilvl w:val="0"/>
          <w:numId w:val="42"/>
        </w:numPr>
        <w:spacing w:lineRule="exact" w:line="276" w:before="0" w:after="80"/>
        <w:jc w:val="both"/>
        <w:rPr/>
      </w:pPr>
      <w:r>
        <w:rPr>
          <w:b/>
          <w:bCs/>
        </w:rPr>
        <w:t>Verifiche.</w:t>
      </w:r>
      <w:r>
        <w:rPr/>
        <w:t xml:space="preserve"> WST mette a disposizione le informazioni necessarie a dimostrare il rispetto di questa nomina e consente verifiche, con preavviso di almeno 15 giorni lavorativi.</w:t>
      </w:r>
    </w:p>
    <w:p>
      <w:pPr>
        <w:pStyle w:val="ListParagraph"/>
        <w:numPr>
          <w:ilvl w:val="0"/>
          <w:numId w:val="43"/>
        </w:numPr>
        <w:spacing w:lineRule="exact" w:line="276" w:before="0" w:after="80"/>
        <w:jc w:val="both"/>
        <w:rPr/>
      </w:pPr>
      <w:r>
        <w:rPr>
          <w:b/>
          <w:bCs/>
        </w:rPr>
        <w:t>Fine del trattamento.</w:t>
      </w:r>
      <w:r>
        <w:rPr/>
        <w:t xml:space="preserve"> Alla cessazione WST, secondo la scelta del Cliente prevista dall'art. 11 del Contratto, restituisce i dati tramite esportazione oppure ne dispone la cancellazione, anche presso il Conservatore, salvo il mantenimento a norma richiesto e pagato dal Cliente. In mancanza di scelta si applica l'art. 11.3. WST cancella in ogni caso le proprie copie di lavoro, salvo obblighi di legge.</w:t>
      </w:r>
    </w:p>
    <w:p>
      <w:pPr>
        <w:pStyle w:val="Normal"/>
        <w:keepNext w:val="true"/>
        <w:keepLines/>
        <w:spacing w:lineRule="exact" w:line="276" w:before="0" w:after="120"/>
        <w:jc w:val="both"/>
        <w:rPr/>
      </w:pPr>
      <w:r>
        <w:rPr/>
        <w:t>Luogo e data: ______________________</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Il Titolare del trattamento</w:t>
            </w:r>
          </w:p>
          <w:p>
            <w:pPr>
              <w:pStyle w:val="Normal"/>
              <w:spacing w:before="0" w:after="300"/>
              <w:rPr/>
            </w:pPr>
            <w:r>
              <w:rPr>
                <w:color w:val="7F7F7F"/>
                <w:sz w:val="18"/>
                <w:szCs w:val="18"/>
              </w:rPr>
              <w:t>(il Cliente)</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Pr>
          <w:p>
            <w:pPr>
              <w:pStyle w:val="Normal"/>
              <w:spacing w:before="120" w:after="0"/>
              <w:rPr/>
            </w:pPr>
            <w:r>
              <w:rPr>
                <w:b/>
                <w:bCs/>
                <w:sz w:val="20"/>
                <w:szCs w:val="20"/>
              </w:rPr>
              <w:t>Il Responsabile del trattamento</w:t>
            </w:r>
          </w:p>
          <w:p>
            <w:pPr>
              <w:pStyle w:val="Normal"/>
              <w:spacing w:before="0" w:after="300"/>
              <w:rPr/>
            </w:pPr>
            <w:r>
              <w:rPr>
                <w:color w:val="7F7F7F"/>
                <w:sz w:val="18"/>
                <w:szCs w:val="18"/>
              </w:rPr>
              <w:t>WST – Antonio Tomaro</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r>
    </w:tbl>
    <w:p>
      <w:pPr>
        <w:pStyle w:val="Normal"/>
        <w:keepNext w:val="true"/>
        <w:pBdr>
          <w:bottom w:val="single" w:sz="6" w:space="2" w:color="6599CD"/>
        </w:pBdr>
        <w:spacing w:before="0" w:after="120"/>
        <w:rPr/>
      </w:pPr>
      <w:r>
        <w:br w:type="page"/>
      </w:r>
      <w:r>
        <w:rPr>
          <w:b/>
          <w:bCs/>
          <w:color w:val="1F3A5F"/>
          <w:sz w:val="26"/>
          <w:szCs w:val="26"/>
        </w:rPr>
        <w:t>Allegato D – Atto di delega del Responsabile della conservazione</w:t>
      </w:r>
    </w:p>
    <w:p>
      <w:pPr>
        <w:pStyle w:val="Normal"/>
        <w:keepNext w:val="false"/>
        <w:keepLines w:val="false"/>
        <w:spacing w:lineRule="exact" w:line="276" w:before="0" w:after="120"/>
        <w:jc w:val="both"/>
        <w:rPr/>
      </w:pPr>
      <w:r>
        <w:rPr/>
        <w:t>Il/La sottoscritto/a ____________________, nato/a a ____________________ il ____/____/________, C.F. ____________________, in qualità di Responsabile della conservazione di ____________________ (il "Titolare dei documenti"), P.IVA ____________________,</w:t>
      </w:r>
    </w:p>
    <w:p>
      <w:pPr>
        <w:pStyle w:val="Normal"/>
        <w:keepNext w:val="true"/>
        <w:keepLines/>
        <w:spacing w:lineRule="exact" w:line="276" w:before="0" w:after="120"/>
        <w:jc w:val="both"/>
        <w:rPr/>
      </w:pPr>
      <w:r>
        <w:rPr>
          <w:b/>
          <w:bCs/>
        </w:rPr>
        <w:t>dichiara</w:t>
      </w:r>
    </w:p>
    <w:p>
      <w:pPr>
        <w:pStyle w:val="ListParagraph"/>
        <w:numPr>
          <w:ilvl w:val="0"/>
          <w:numId w:val="44"/>
        </w:numPr>
        <w:spacing w:lineRule="exact" w:line="276" w:before="0" w:after="80"/>
        <w:jc w:val="both"/>
        <w:rPr/>
      </w:pPr>
      <w:r>
        <w:rPr/>
        <w:t>di essere stato/a nominato/a Responsabile della conservazione dal Titolare dei documenti, con atto del ____/____/________;</w:t>
      </w:r>
    </w:p>
    <w:p>
      <w:pPr>
        <w:pStyle w:val="ListParagraph"/>
        <w:numPr>
          <w:ilvl w:val="0"/>
          <w:numId w:val="45"/>
        </w:numPr>
        <w:spacing w:lineRule="exact" w:line="276" w:before="0" w:after="80"/>
        <w:jc w:val="both"/>
        <w:rPr/>
      </w:pPr>
      <w:r>
        <w:rPr/>
        <w:t>di aver ricevuto la possibilità di prendere visione del Manuale del Sistema di Conservazione di Intesi Group S.p.A., nella versione vigente pubblicata su https://www.intesigroup.com/it/qtsp/documenti/.</w:t>
      </w:r>
    </w:p>
    <w:p>
      <w:pPr>
        <w:pStyle w:val="Normal"/>
        <w:keepNext w:val="true"/>
        <w:keepLines/>
        <w:spacing w:lineRule="exact" w:line="276" w:before="0" w:after="120"/>
        <w:jc w:val="both"/>
        <w:rPr/>
      </w:pPr>
      <w:r>
        <w:rPr>
          <w:b/>
          <w:bCs/>
        </w:rPr>
        <w:t>e conferisce</w:t>
      </w:r>
    </w:p>
    <w:p>
      <w:pPr>
        <w:pStyle w:val="ListParagraph"/>
        <w:numPr>
          <w:ilvl w:val="0"/>
          <w:numId w:val="46"/>
        </w:numPr>
        <w:spacing w:lineRule="exact" w:line="276" w:before="0" w:after="80"/>
        <w:jc w:val="both"/>
        <w:rPr/>
      </w:pPr>
      <w:r>
        <w:rPr/>
        <w:t xml:space="preserve">a </w:t>
      </w:r>
      <w:r>
        <w:rPr>
          <w:b/>
          <w:bCs/>
        </w:rPr>
        <w:t>Web System Technology S.r.l.</w:t>
      </w:r>
      <w:r>
        <w:rPr/>
        <w:t xml:space="preserve"> l'incarico di operare come Produttore dei Pacchetti di Versamento per i documenti del Titolare indicati nell'Allegato A, preparando e trasmettendo i PdV al sistema di conservazione;</w:t>
      </w:r>
    </w:p>
    <w:p>
      <w:pPr>
        <w:pStyle w:val="ListParagraph"/>
        <w:numPr>
          <w:ilvl w:val="0"/>
          <w:numId w:val="47"/>
        </w:numPr>
        <w:spacing w:lineRule="exact" w:line="276" w:before="0" w:after="80"/>
        <w:jc w:val="both"/>
        <w:rPr/>
      </w:pPr>
      <w:r>
        <w:rPr/>
        <w:t xml:space="preserve">al Conservatore </w:t>
      </w:r>
      <w:r>
        <w:rPr>
          <w:b/>
          <w:bCs/>
        </w:rPr>
        <w:t>Intesi Group S.p.A.</w:t>
      </w:r>
      <w:r>
        <w:rPr/>
        <w:t>, Via Torino 48, Milano, P.IVA 02780480964, e per esso al Responsabile del servizio di conservazione pro tempore, tramite WST, la delega a svolgere le attività del processo di conservazione descritte nel Manuale, ai sensi delle Linee Guida AgID sulla formazione, gestione e conservazione dei documenti informatici.</w:t>
      </w:r>
    </w:p>
    <w:p>
      <w:pPr>
        <w:pStyle w:val="Normal"/>
        <w:keepNext w:val="false"/>
        <w:keepLines w:val="false"/>
        <w:spacing w:lineRule="exact" w:line="276" w:before="0" w:after="120"/>
        <w:jc w:val="both"/>
        <w:rPr/>
      </w:pPr>
      <w:r>
        <w:rPr/>
        <w:t>Le deleghe valgono per la durata del Contratto e, se il Cliente sceglie il mantenimento a norma ai sensi dell'art. 11 del Contratto, fino alla fine del Periodo di conservazione dei documenti versati. Comprendono la richiesta al Conservatore di esportazione o di cancellazione dei documenti nei casi previsti dall'art. 11. Possono essere revocate solo via PEC a WST; la revoca equivale a disdetta del Contratto e comporta l'applicazione dell'art. 11.</w:t>
      </w:r>
    </w:p>
    <w:p>
      <w:pPr>
        <w:pStyle w:val="Normal"/>
        <w:keepNext w:val="false"/>
        <w:keepLines w:val="false"/>
        <w:spacing w:lineRule="exact" w:line="276" w:before="0" w:after="120"/>
        <w:jc w:val="both"/>
        <w:rPr/>
      </w:pPr>
      <w:r>
        <w:rPr/>
        <w:t>Il Responsabile della conservazione resta responsabile delle scelte sulla conservazione, compresi i Periodi di conservazione indicati nell'Allegato A.</w:t>
      </w:r>
    </w:p>
    <w:p>
      <w:pPr>
        <w:pStyle w:val="Normal"/>
        <w:keepNext w:val="true"/>
        <w:keepLines/>
        <w:spacing w:lineRule="exact" w:line="276" w:before="0" w:after="120"/>
        <w:jc w:val="both"/>
        <w:rPr/>
      </w:pPr>
      <w:r>
        <w:rPr/>
        <w:t>Luogo e data: ______________________</w:t>
      </w:r>
    </w:p>
    <w:tbl>
      <w:tblPr>
        <w:tblW w:w="9638" w:type="dxa"/>
        <w:jc w:val="left"/>
        <w:tblInd w:w="0" w:type="dxa"/>
        <w:tblLayout w:type="fixed"/>
        <w:tblCellMar>
          <w:top w:w="0" w:type="dxa"/>
          <w:left w:w="0" w:type="dxa"/>
          <w:bottom w:w="0" w:type="dxa"/>
          <w:right w:w="200" w:type="dxa"/>
        </w:tblCellMar>
      </w:tblPr>
      <w:tblGrid>
        <w:gridCol w:w="4819"/>
        <w:gridCol w:w="4818"/>
      </w:tblGrid>
      <w:tr>
        <w:trPr>
          <w:cantSplit w:val="true"/>
        </w:trPr>
        <w:tc>
          <w:tcPr>
            <w:tcW w:w="4819" w:type="dxa"/>
            <w:tcBorders/>
          </w:tcPr>
          <w:p>
            <w:pPr>
              <w:pStyle w:val="Normal"/>
              <w:spacing w:before="120" w:after="0"/>
              <w:rPr/>
            </w:pPr>
            <w:r>
              <w:rPr>
                <w:b/>
                <w:bCs/>
                <w:sz w:val="20"/>
                <w:szCs w:val="20"/>
              </w:rPr>
              <w:t>Il Responsabile della conservazione</w:t>
            </w:r>
          </w:p>
          <w:p>
            <w:pPr>
              <w:pStyle w:val="Normal"/>
              <w:spacing w:before="0" w:after="300"/>
              <w:rPr/>
            </w:pPr>
            <w:r>
              <w:rPr>
                <w:color w:val="7F7F7F"/>
                <w:sz w:val="18"/>
                <w:szCs w:val="18"/>
              </w:rPr>
              <w:t xml:space="preserve"> </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c>
          <w:tcPr>
            <w:tcW w:w="4818" w:type="dxa"/>
            <w:tcBorders/>
          </w:tcPr>
          <w:p>
            <w:pPr>
              <w:pStyle w:val="Normal"/>
              <w:spacing w:before="120" w:after="0"/>
              <w:rPr/>
            </w:pPr>
            <w:r>
              <w:rPr>
                <w:b/>
                <w:bCs/>
                <w:sz w:val="20"/>
                <w:szCs w:val="20"/>
              </w:rPr>
              <w:t>Per il Titolare dei documenti</w:t>
            </w:r>
          </w:p>
          <w:p>
            <w:pPr>
              <w:pStyle w:val="Normal"/>
              <w:spacing w:before="0" w:after="300"/>
              <w:rPr/>
            </w:pPr>
            <w:r>
              <w:rPr>
                <w:color w:val="7F7F7F"/>
                <w:sz w:val="18"/>
                <w:szCs w:val="18"/>
              </w:rPr>
              <w:t>Il legale rappresentante</w:t>
            </w:r>
          </w:p>
          <w:p>
            <w:pPr>
              <w:pStyle w:val="Normal"/>
              <w:pBdr>
                <w:bottom w:val="single" w:sz="6" w:space="1" w:color="404040"/>
              </w:pBdr>
              <w:rPr/>
            </w:pPr>
            <w:r>
              <w:rPr/>
              <w:t xml:space="preserve"> </w:t>
            </w:r>
          </w:p>
          <w:p>
            <w:pPr>
              <w:pStyle w:val="Normal"/>
              <w:spacing w:before="0" w:after="120"/>
              <w:rPr/>
            </w:pPr>
            <w:r>
              <w:rPr>
                <w:color w:val="7F7F7F"/>
                <w:sz w:val="16"/>
                <w:szCs w:val="16"/>
              </w:rPr>
              <w:t>Firma</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500" w:top="1900" w:footer="450" w:bottom="13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6599CD"/>
      </w:pBdr>
      <w:tabs>
        <w:tab w:val="clear" w:pos="720"/>
        <w:tab w:val="right" w:pos="9638" w:leader="none"/>
      </w:tabs>
      <w:rPr/>
    </w:pPr>
    <w:r>
      <w:rPr>
        <w:color w:val="7F7F7F"/>
        <w:sz w:val="15"/>
        <w:szCs w:val="15"/>
      </w:rPr>
      <w:t>Web System Technology S.r.l. – Contratto di conservazione digitale a norma</w:t>
      <w:tab/>
      <w:t xml:space="preserve">Pag. </w:t>
    </w:r>
    <w:r>
      <w:rPr/>
      <w:fldChar w:fldCharType="begin"/>
    </w:r>
    <w:r>
      <w:rPr/>
      <w:instrText xml:space="preserve"> PAGE </w:instrText>
    </w:r>
    <w:r>
      <w:rPr/>
      <w:fldChar w:fldCharType="separate"/>
    </w:r>
    <w:r>
      <w:rPr/>
      <w:t>15</w:t>
    </w:r>
    <w:r>
      <w:rPr/>
      <w:fldChar w:fldCharType="end"/>
    </w:r>
    <w:r>
      <w:rPr/>
      <w:t xml:space="preserve"> di </w:t>
    </w:r>
    <w:r>
      <w:rPr/>
      <w:fldChar w:fldCharType="begin"/>
    </w:r>
    <w:r>
      <w:rPr/>
      <w:instrText xml:space="preserve"> NUMPAGES </w:instrText>
    </w:r>
    <w:r>
      <w:rPr/>
      <w:fldChar w:fldCharType="separate"/>
    </w:r>
    <w:r>
      <w:rPr/>
      <w:t>15</w:t>
    </w:r>
    <w:r>
      <w:rPr/>
      <w:fldChar w:fldCharType="end"/>
    </w:r>
  </w:p>
  <w:p>
    <w:pPr>
      <w:pStyle w:val="Normal"/>
      <w:spacing w:before="40" w:after="0"/>
      <w:rPr/>
    </w:pPr>
    <w:r>
      <w:rPr>
        <w:color w:val="7F7F7F"/>
        <w:sz w:val="15"/>
        <w:szCs w:val="15"/>
      </w:rPr>
      <w:t>Sigla del Cliente: 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6599CD"/>
      </w:pBdr>
      <w:tabs>
        <w:tab w:val="clear" w:pos="720"/>
        <w:tab w:val="right" w:pos="9638" w:leader="none"/>
      </w:tabs>
      <w:rPr/>
    </w:pPr>
    <w:r>
      <w:rPr>
        <w:color w:val="7F7F7F"/>
        <w:sz w:val="15"/>
        <w:szCs w:val="15"/>
      </w:rPr>
      <w:t>Web System Technology S.r.l. – Contratto di conservazione digitale a norma</w:t>
      <w:tab/>
      <w:t xml:space="preserve">Pag. </w:t>
    </w:r>
    <w:r>
      <w:rPr/>
      <w:fldChar w:fldCharType="begin"/>
    </w:r>
    <w:r>
      <w:rPr/>
      <w:instrText xml:space="preserve"> PAGE </w:instrText>
    </w:r>
    <w:r>
      <w:rPr/>
      <w:fldChar w:fldCharType="separate"/>
    </w:r>
    <w:r>
      <w:rPr/>
      <w:t>15</w:t>
    </w:r>
    <w:r>
      <w:rPr/>
      <w:fldChar w:fldCharType="end"/>
    </w:r>
    <w:r>
      <w:rPr/>
      <w:t xml:space="preserve"> di </w:t>
    </w:r>
    <w:r>
      <w:rPr/>
      <w:fldChar w:fldCharType="begin"/>
    </w:r>
    <w:r>
      <w:rPr/>
      <w:instrText xml:space="preserve"> NUMPAGES </w:instrText>
    </w:r>
    <w:r>
      <w:rPr/>
      <w:fldChar w:fldCharType="separate"/>
    </w:r>
    <w:r>
      <w:rPr/>
      <w:t>15</w:t>
    </w:r>
    <w:r>
      <w:rPr/>
      <w:fldChar w:fldCharType="end"/>
    </w:r>
  </w:p>
  <w:p>
    <w:pPr>
      <w:pStyle w:val="Normal"/>
      <w:spacing w:before="40" w:after="0"/>
      <w:rPr/>
    </w:pPr>
    <w:r>
      <w:rPr>
        <w:color w:val="7F7F7F"/>
        <w:sz w:val="15"/>
        <w:szCs w:val="15"/>
      </w:rPr>
      <w:t>Sigla del Cliente: 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8" w:type="dxa"/>
      <w:jc w:val="left"/>
      <w:tblInd w:w="0" w:type="dxa"/>
      <w:tblLayout w:type="fixed"/>
      <w:tblCellMar>
        <w:top w:w="0" w:type="dxa"/>
        <w:left w:w="108" w:type="dxa"/>
        <w:bottom w:w="0" w:type="dxa"/>
        <w:right w:w="108" w:type="dxa"/>
      </w:tblCellMar>
    </w:tblPr>
    <w:tblGrid>
      <w:gridCol w:w="3599"/>
      <w:gridCol w:w="6038"/>
    </w:tblGrid>
    <w:tr>
      <w:trPr/>
      <w:tc>
        <w:tcPr>
          <w:tcW w:w="3599" w:type="dxa"/>
          <w:tcBorders/>
          <w:vAlign w:val="center"/>
        </w:tcPr>
        <w:p>
          <w:pPr>
            <w:pStyle w:val="Normal"/>
            <w:rPr/>
          </w:pPr>
          <w:r>
            <w:rPr/>
            <w:drawing>
              <wp:inline distT="0" distB="0" distL="0" distR="0">
                <wp:extent cx="1571625" cy="542925"/>
                <wp:effectExtent l="0" t="0" r="0" b="0"/>
                <wp:docPr id="1" name="logo" descr="Ws Tech&#10;Logo 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Ws Tech&#10;Logo Ws Tech"/>
                        <pic:cNvPicPr>
                          <a:picLocks noChangeAspect="1" noChangeArrowheads="1"/>
                        </pic:cNvPicPr>
                      </pic:nvPicPr>
                      <pic:blipFill>
                        <a:blip r:embed="rId1"/>
                        <a:stretch>
                          <a:fillRect/>
                        </a:stretch>
                      </pic:blipFill>
                      <pic:spPr bwMode="auto">
                        <a:xfrm>
                          <a:off x="0" y="0"/>
                          <a:ext cx="1571625" cy="542925"/>
                        </a:xfrm>
                        <a:prstGeom prst="rect">
                          <a:avLst/>
                        </a:prstGeom>
                      </pic:spPr>
                    </pic:pic>
                  </a:graphicData>
                </a:graphic>
              </wp:inline>
            </w:drawing>
          </w:r>
        </w:p>
      </w:tc>
      <w:tc>
        <w:tcPr>
          <w:tcW w:w="6038" w:type="dxa"/>
          <w:tcBorders/>
          <w:vAlign w:val="center"/>
        </w:tcPr>
        <w:p>
          <w:pPr>
            <w:pStyle w:val="Normal"/>
            <w:spacing w:before="0" w:after="0"/>
            <w:jc w:val="right"/>
            <w:rPr/>
          </w:pPr>
          <w:r>
            <w:rPr>
              <w:b/>
              <w:bCs/>
              <w:color w:val="1F3A5F"/>
              <w:sz w:val="20"/>
              <w:szCs w:val="20"/>
            </w:rPr>
            <w:t>Web System Technology S.r.l.</w:t>
          </w:r>
        </w:p>
        <w:p>
          <w:pPr>
            <w:pStyle w:val="Normal"/>
            <w:spacing w:before="0" w:after="0"/>
            <w:jc w:val="right"/>
            <w:rPr/>
          </w:pPr>
          <w:r>
            <w:rPr>
              <w:color w:val="7F7F7F"/>
              <w:sz w:val="16"/>
              <w:szCs w:val="16"/>
            </w:rPr>
            <w:t>Via Cesare Terranova, 74 – 03100 Frosinone (FR)</w:t>
          </w:r>
        </w:p>
        <w:p>
          <w:pPr>
            <w:pStyle w:val="Normal"/>
            <w:spacing w:before="0" w:after="0"/>
            <w:jc w:val="right"/>
            <w:rPr/>
          </w:pPr>
          <w:r>
            <w:rPr>
              <w:color w:val="7F7F7F"/>
              <w:sz w:val="16"/>
              <w:szCs w:val="16"/>
            </w:rPr>
            <w:t>P.IVA e C.F. 02664400609  ·  PEC wstechsrl@pec.it</w:t>
          </w:r>
        </w:p>
        <w:p>
          <w:pPr>
            <w:pStyle w:val="Normal"/>
            <w:spacing w:before="0" w:after="0"/>
            <w:jc w:val="right"/>
            <w:rPr/>
          </w:pPr>
          <w:r>
            <w:rPr>
              <w:color w:val="7F7F7F"/>
              <w:sz w:val="16"/>
              <w:szCs w:val="16"/>
            </w:rPr>
            <w:t>info@wstech.it  ·  Tel. 0775 1627986</w:t>
          </w:r>
        </w:p>
      </w:tc>
    </w:tr>
  </w:tbl>
  <w:p>
    <w:pPr>
      <w:pStyle w:val="Normal"/>
      <w:pBdr>
        <w:bottom w:val="single" w:sz="12" w:space="1" w:color="6599CD"/>
      </w:pBdr>
      <w:spacing w:before="6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8" w:type="dxa"/>
      <w:jc w:val="left"/>
      <w:tblInd w:w="0" w:type="dxa"/>
      <w:tblLayout w:type="fixed"/>
      <w:tblCellMar>
        <w:top w:w="0" w:type="dxa"/>
        <w:left w:w="108" w:type="dxa"/>
        <w:bottom w:w="0" w:type="dxa"/>
        <w:right w:w="108" w:type="dxa"/>
      </w:tblCellMar>
    </w:tblPr>
    <w:tblGrid>
      <w:gridCol w:w="3599"/>
      <w:gridCol w:w="6038"/>
    </w:tblGrid>
    <w:tr>
      <w:trPr/>
      <w:tc>
        <w:tcPr>
          <w:tcW w:w="3599" w:type="dxa"/>
          <w:tcBorders/>
          <w:vAlign w:val="center"/>
        </w:tcPr>
        <w:p>
          <w:pPr>
            <w:pStyle w:val="Normal"/>
            <w:rPr/>
          </w:pPr>
          <w:r>
            <w:rPr/>
            <w:drawing>
              <wp:inline distT="0" distB="0" distL="0" distR="0">
                <wp:extent cx="1571625" cy="542925"/>
                <wp:effectExtent l="0" t="0" r="0" b="0"/>
                <wp:docPr id="2" name="logo" descr="Ws Tech&#10;Logo 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Ws Tech&#10;Logo Ws Tech"/>
                        <pic:cNvPicPr>
                          <a:picLocks noChangeAspect="1" noChangeArrowheads="1"/>
                        </pic:cNvPicPr>
                      </pic:nvPicPr>
                      <pic:blipFill>
                        <a:blip r:embed="rId1"/>
                        <a:stretch>
                          <a:fillRect/>
                        </a:stretch>
                      </pic:blipFill>
                      <pic:spPr bwMode="auto">
                        <a:xfrm>
                          <a:off x="0" y="0"/>
                          <a:ext cx="1571625" cy="542925"/>
                        </a:xfrm>
                        <a:prstGeom prst="rect">
                          <a:avLst/>
                        </a:prstGeom>
                      </pic:spPr>
                    </pic:pic>
                  </a:graphicData>
                </a:graphic>
              </wp:inline>
            </w:drawing>
          </w:r>
        </w:p>
      </w:tc>
      <w:tc>
        <w:tcPr>
          <w:tcW w:w="6038" w:type="dxa"/>
          <w:tcBorders/>
          <w:vAlign w:val="center"/>
        </w:tcPr>
        <w:p>
          <w:pPr>
            <w:pStyle w:val="Normal"/>
            <w:spacing w:before="0" w:after="0"/>
            <w:jc w:val="right"/>
            <w:rPr/>
          </w:pPr>
          <w:r>
            <w:rPr>
              <w:b/>
              <w:bCs/>
              <w:color w:val="1F3A5F"/>
              <w:sz w:val="20"/>
              <w:szCs w:val="20"/>
            </w:rPr>
            <w:t>Web System Technology S.r.l.</w:t>
          </w:r>
        </w:p>
        <w:p>
          <w:pPr>
            <w:pStyle w:val="Normal"/>
            <w:spacing w:before="0" w:after="0"/>
            <w:jc w:val="right"/>
            <w:rPr/>
          </w:pPr>
          <w:r>
            <w:rPr>
              <w:color w:val="7F7F7F"/>
              <w:sz w:val="16"/>
              <w:szCs w:val="16"/>
            </w:rPr>
            <w:t>Via Cesare Terranova, 74 – 03100 Frosinone (FR)</w:t>
          </w:r>
        </w:p>
        <w:p>
          <w:pPr>
            <w:pStyle w:val="Normal"/>
            <w:spacing w:before="0" w:after="0"/>
            <w:jc w:val="right"/>
            <w:rPr/>
          </w:pPr>
          <w:r>
            <w:rPr>
              <w:color w:val="7F7F7F"/>
              <w:sz w:val="16"/>
              <w:szCs w:val="16"/>
            </w:rPr>
            <w:t>P.IVA e C.F. 02664400609  ·  PEC wstechsrl@pec.it</w:t>
          </w:r>
        </w:p>
        <w:p>
          <w:pPr>
            <w:pStyle w:val="Normal"/>
            <w:spacing w:before="0" w:after="0"/>
            <w:jc w:val="right"/>
            <w:rPr/>
          </w:pPr>
          <w:r>
            <w:rPr>
              <w:color w:val="7F7F7F"/>
              <w:sz w:val="16"/>
              <w:szCs w:val="16"/>
            </w:rPr>
            <w:t>info@wstech.it  ·  Tel. 0775 1627986</w:t>
          </w:r>
        </w:p>
      </w:tc>
    </w:tr>
  </w:tbl>
  <w:p>
    <w:pPr>
      <w:pStyle w:val="Normal"/>
      <w:pBdr>
        <w:bottom w:val="single" w:sz="12" w:space="1" w:color="6599CD"/>
      </w:pBdr>
      <w:spacing w:before="6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7" w:hanging="340"/>
      </w:pPr>
      <w:rPr>
        <w:rFonts w:ascii="Symbol" w:hAnsi="Symbol" w:cs="Symbol" w:hint="default"/>
        <w:color w:val="6599C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2"/>
    <w:lvlOverride w:ilvl="0">
      <w:startOverride w:val="1"/>
    </w:lvlOverride>
  </w:num>
  <w:num w:numId="12">
    <w:abstractNumId w:val="1"/>
    <w:lvlOverride w:ilvl="0">
      <w:startOverride w:val="1"/>
    </w:lvlOverride>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lvlOverride w:ilvl="0">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lvlOverride w:ilvl="0">
      <w:startOverride w:val="1"/>
    </w:lvlOverride>
  </w:num>
  <w:num w:numId="45">
    <w:abstractNumId w:val="1"/>
  </w:num>
  <w:num w:numId="46">
    <w:abstractNumId w:val="1"/>
    <w:lvlOverride w:ilvl="0">
      <w:startOverride w:val="1"/>
    </w:lvlOverride>
  </w:num>
  <w:num w:numId="47">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17</Pages>
  <Words>717</Words>
  <Characters>4348</Characters>
  <CharactersWithSpaces>5016</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2026-10-12T07:28:39Z</dcterms:created>
  <dc:creator>Web System Technology S.r.l.</dc:creator>
  <dc:description/>
  <dc:language>en-US</dc:language>
  <cp:lastModifiedBy/>
  <dcterms:modified xsi:type="dcterms:W3CDTF">2026-10-29T10:51:59Z</dcterms:modified>
  <cp:revision>2</cp:revision>
  <dc:subject/>
  <dc:title>Contratto per il Servizio di Conservazione Digitale a Norma</dc:title>
</cp:coreProperties>
</file>